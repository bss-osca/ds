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E32F5" w14:textId="77777777" w:rsidR="00C5742C" w:rsidRPr="006351A8" w:rsidRDefault="00C5742C">
      <w:pPr>
        <w:pStyle w:val="Heading1"/>
        <w:divId w:val="968441425"/>
        <w:rPr>
          <w:rFonts w:eastAsia="Times New Roman"/>
          <w:lang w:val="en-GB"/>
          <w14:ligatures w14:val="none"/>
        </w:rPr>
      </w:pPr>
      <w:r w:rsidRPr="006351A8">
        <w:rPr>
          <w:rFonts w:eastAsia="Times New Roman"/>
          <w:lang w:val="en-GB"/>
        </w:rPr>
        <w:t>Data Science</w:t>
      </w:r>
    </w:p>
    <w:p w14:paraId="46F3A479" w14:textId="539BB7FF" w:rsidR="00083046" w:rsidRPr="00083046" w:rsidRDefault="00083046">
      <w:pPr>
        <w:pStyle w:val="Heading2"/>
        <w:divId w:val="1900901102"/>
        <w:rPr>
          <w:ins w:id="0" w:author="Heidi Agerbo Christensen" w:date="2026-03-02T08:57:00Z" w16du:dateUtc="2026-03-02T07:57:00Z"/>
          <w:rFonts w:eastAsia="Times New Roman"/>
          <w:sz w:val="24"/>
          <w:szCs w:val="24"/>
          <w:lang w:val="en-GB"/>
          <w:rPrChange w:id="1" w:author="Heidi Agerbo Christensen" w:date="2026-03-02T08:57:00Z" w16du:dateUtc="2026-03-02T07:57:00Z">
            <w:rPr>
              <w:ins w:id="2" w:author="Heidi Agerbo Christensen" w:date="2026-03-02T08:57:00Z" w16du:dateUtc="2026-03-02T07:57:00Z"/>
              <w:rFonts w:eastAsia="Times New Roman"/>
              <w:lang w:val="en-GB"/>
            </w:rPr>
          </w:rPrChange>
        </w:rPr>
      </w:pPr>
      <w:commentRangeStart w:id="3"/>
      <w:ins w:id="4" w:author="Heidi Agerbo Christensen" w:date="2026-03-02T08:57:00Z" w16du:dateUtc="2026-03-02T07:57:00Z">
        <w:r>
          <w:rPr>
            <w:rFonts w:eastAsia="Times New Roman"/>
            <w:sz w:val="24"/>
            <w:szCs w:val="24"/>
            <w:lang w:val="en-GB"/>
          </w:rPr>
          <w:t>Purpose</w:t>
        </w:r>
      </w:ins>
      <w:commentRangeEnd w:id="3"/>
      <w:r w:rsidRPr="00083046">
        <w:rPr>
          <w:rStyle w:val="CommentReference"/>
          <w:rFonts w:eastAsia="Times New Roman"/>
          <w:sz w:val="24"/>
          <w:szCs w:val="24"/>
          <w:lang w:val="en-GB"/>
          <w:rPrChange w:id="5" w:author="Heidi Agerbo Christensen" w:date="2026-03-02T08:57:00Z" w16du:dateUtc="2026-03-02T07:57:00Z">
            <w:rPr>
              <w:rStyle w:val="CommentReference"/>
              <w:rFonts w:eastAsia="Times New Roman"/>
              <w:sz w:val="36"/>
              <w:szCs w:val="36"/>
              <w:lang w:val="en-GB"/>
            </w:rPr>
          </w:rPrChange>
        </w:rPr>
        <w:commentReference w:id="3"/>
      </w:r>
    </w:p>
    <w:p w14:paraId="0E65A7F7" w14:textId="2839A820" w:rsidR="00C5742C" w:rsidRPr="006351A8" w:rsidRDefault="00C5742C">
      <w:pPr>
        <w:pStyle w:val="Heading2"/>
        <w:divId w:val="1900901102"/>
        <w:rPr>
          <w:rFonts w:eastAsia="Times New Roman"/>
          <w:lang w:val="en-GB"/>
        </w:rPr>
      </w:pPr>
      <w:r w:rsidRPr="006351A8">
        <w:rPr>
          <w:rFonts w:eastAsia="Times New Roman"/>
          <w:lang w:val="en-GB"/>
        </w:rPr>
        <w:t>Description of qualifications</w:t>
      </w:r>
    </w:p>
    <w:p w14:paraId="6CE962BA" w14:textId="77777777" w:rsidR="00C5742C" w:rsidRPr="006351A8" w:rsidRDefault="00C5742C">
      <w:pPr>
        <w:pStyle w:val="NormalWeb"/>
        <w:divId w:val="1900901102"/>
        <w:rPr>
          <w:lang w:val="en-GB"/>
        </w:rPr>
      </w:pPr>
      <w:r w:rsidRPr="006351A8">
        <w:rPr>
          <w:lang w:val="en-GB"/>
        </w:rPr>
        <w:t>After having participated in this course, the student must, in addition to having acquired general academic skills, be able to demonstrate:</w:t>
      </w:r>
    </w:p>
    <w:p w14:paraId="507D7C05" w14:textId="77777777" w:rsidR="00C5742C" w:rsidRPr="006351A8" w:rsidRDefault="00C5742C">
      <w:pPr>
        <w:pStyle w:val="NormalWeb"/>
        <w:divId w:val="1900901102"/>
        <w:rPr>
          <w:lang w:val="en-GB"/>
        </w:rPr>
      </w:pPr>
      <w:r w:rsidRPr="006351A8">
        <w:rPr>
          <w:lang w:val="en-GB"/>
        </w:rPr>
        <w:t>Knowledge</w:t>
      </w:r>
    </w:p>
    <w:p w14:paraId="790BAECB" w14:textId="77777777" w:rsidR="00C5742C" w:rsidRPr="006351A8" w:rsidRDefault="00C5742C">
      <w:pPr>
        <w:numPr>
          <w:ilvl w:val="0"/>
          <w:numId w:val="1"/>
        </w:numPr>
        <w:spacing w:before="100" w:beforeAutospacing="1" w:after="100" w:afterAutospacing="1" w:line="240" w:lineRule="auto"/>
        <w:divId w:val="1900901102"/>
        <w:rPr>
          <w:rFonts w:eastAsia="Times New Roman"/>
          <w:lang w:val="en-GB"/>
        </w:rPr>
      </w:pPr>
      <w:r w:rsidRPr="006351A8">
        <w:rPr>
          <w:rFonts w:eastAsia="Times New Roman"/>
          <w:lang w:val="en-GB"/>
        </w:rPr>
        <w:t>Of the data science process from goal definition to result communication.</w:t>
      </w:r>
    </w:p>
    <w:p w14:paraId="503D9FED" w14:textId="77777777" w:rsidR="00C5742C" w:rsidRPr="006351A8" w:rsidRDefault="00C5742C">
      <w:pPr>
        <w:numPr>
          <w:ilvl w:val="0"/>
          <w:numId w:val="1"/>
        </w:numPr>
        <w:spacing w:before="100" w:beforeAutospacing="1" w:after="100" w:afterAutospacing="1" w:line="240" w:lineRule="auto"/>
        <w:divId w:val="1900901102"/>
        <w:rPr>
          <w:rFonts w:eastAsia="Times New Roman"/>
          <w:lang w:val="en-GB"/>
        </w:rPr>
      </w:pPr>
      <w:r w:rsidRPr="006351A8">
        <w:rPr>
          <w:rFonts w:eastAsia="Times New Roman"/>
          <w:lang w:val="en-GB"/>
        </w:rPr>
        <w:t>Of common sources for getting data.</w:t>
      </w:r>
    </w:p>
    <w:p w14:paraId="672D1C70" w14:textId="77777777" w:rsidR="00C5742C" w:rsidRPr="006351A8" w:rsidRDefault="00C5742C">
      <w:pPr>
        <w:numPr>
          <w:ilvl w:val="0"/>
          <w:numId w:val="1"/>
        </w:numPr>
        <w:spacing w:before="100" w:beforeAutospacing="1" w:after="100" w:afterAutospacing="1" w:line="240" w:lineRule="auto"/>
        <w:divId w:val="1900901102"/>
        <w:rPr>
          <w:rFonts w:eastAsia="Times New Roman"/>
          <w:lang w:val="en-GB"/>
        </w:rPr>
      </w:pPr>
      <w:r w:rsidRPr="006351A8">
        <w:rPr>
          <w:rFonts w:eastAsia="Times New Roman"/>
          <w:lang w:val="en-GB"/>
        </w:rPr>
        <w:t>Of common formats used for storing data.</w:t>
      </w:r>
    </w:p>
    <w:p w14:paraId="48A8F09E" w14:textId="77777777" w:rsidR="00C5742C" w:rsidRPr="006351A8" w:rsidRDefault="00C5742C">
      <w:pPr>
        <w:numPr>
          <w:ilvl w:val="0"/>
          <w:numId w:val="1"/>
        </w:numPr>
        <w:spacing w:before="100" w:beforeAutospacing="1" w:after="100" w:afterAutospacing="1" w:line="240" w:lineRule="auto"/>
        <w:divId w:val="1900901102"/>
        <w:rPr>
          <w:rFonts w:eastAsia="Times New Roman"/>
          <w:lang w:val="en-GB"/>
        </w:rPr>
      </w:pPr>
      <w:r w:rsidRPr="006351A8">
        <w:rPr>
          <w:rFonts w:eastAsia="Times New Roman"/>
          <w:lang w:val="en-GB"/>
        </w:rPr>
        <w:t>Of tools for data wrangling.</w:t>
      </w:r>
    </w:p>
    <w:p w14:paraId="1423C7E0" w14:textId="77777777" w:rsidR="00C5742C" w:rsidRPr="006351A8" w:rsidRDefault="00C5742C">
      <w:pPr>
        <w:pStyle w:val="NormalWeb"/>
        <w:divId w:val="1900901102"/>
        <w:rPr>
          <w:lang w:val="en-GB"/>
        </w:rPr>
      </w:pPr>
      <w:r w:rsidRPr="006351A8">
        <w:rPr>
          <w:lang w:val="en-GB"/>
        </w:rPr>
        <w:t>Skills</w:t>
      </w:r>
    </w:p>
    <w:p w14:paraId="3BB7941F" w14:textId="77777777" w:rsidR="00C5742C" w:rsidRPr="006351A8" w:rsidRDefault="00C5742C">
      <w:pPr>
        <w:numPr>
          <w:ilvl w:val="0"/>
          <w:numId w:val="2"/>
        </w:numPr>
        <w:spacing w:before="100" w:beforeAutospacing="1" w:after="100" w:afterAutospacing="1" w:line="240" w:lineRule="auto"/>
        <w:divId w:val="1900901102"/>
        <w:rPr>
          <w:rFonts w:eastAsia="Times New Roman"/>
          <w:lang w:val="en-GB"/>
        </w:rPr>
      </w:pPr>
      <w:r w:rsidRPr="006351A8">
        <w:rPr>
          <w:rFonts w:eastAsia="Times New Roman"/>
          <w:lang w:val="en-GB"/>
        </w:rPr>
        <w:t>To import datasets from spreadsheets, databases, surveys, and the web.</w:t>
      </w:r>
    </w:p>
    <w:p w14:paraId="0CBA4880" w14:textId="77777777" w:rsidR="00C5742C" w:rsidRPr="006351A8" w:rsidRDefault="00C5742C">
      <w:pPr>
        <w:numPr>
          <w:ilvl w:val="0"/>
          <w:numId w:val="2"/>
        </w:numPr>
        <w:spacing w:before="100" w:beforeAutospacing="1" w:after="100" w:afterAutospacing="1" w:line="240" w:lineRule="auto"/>
        <w:divId w:val="1900901102"/>
        <w:rPr>
          <w:rFonts w:eastAsia="Times New Roman"/>
          <w:lang w:val="en-GB"/>
        </w:rPr>
      </w:pPr>
      <w:r w:rsidRPr="006351A8">
        <w:rPr>
          <w:rFonts w:eastAsia="Times New Roman"/>
          <w:lang w:val="en-GB"/>
        </w:rPr>
        <w:t>To store data in a tidy form matching the semantics of the data.</w:t>
      </w:r>
    </w:p>
    <w:p w14:paraId="617C04CE" w14:textId="2B816692" w:rsidR="00C5742C" w:rsidRPr="006351A8" w:rsidRDefault="00C5742C">
      <w:pPr>
        <w:numPr>
          <w:ilvl w:val="0"/>
          <w:numId w:val="2"/>
        </w:numPr>
        <w:spacing w:before="100" w:beforeAutospacing="1" w:after="100" w:afterAutospacing="1" w:line="240" w:lineRule="auto"/>
        <w:divId w:val="1900901102"/>
        <w:rPr>
          <w:rFonts w:eastAsia="Times New Roman"/>
          <w:lang w:val="en-GB"/>
        </w:rPr>
      </w:pPr>
      <w:r w:rsidRPr="006351A8">
        <w:rPr>
          <w:rFonts w:eastAsia="Times New Roman"/>
          <w:lang w:val="en-GB"/>
        </w:rPr>
        <w:t>To clean, transform and organi</w:t>
      </w:r>
      <w:ins w:id="6" w:author="Heidi Agerbo Christensen" w:date="2026-03-02T08:58:00Z" w16du:dateUtc="2026-03-02T07:58:00Z">
        <w:r w:rsidR="00A93F47">
          <w:rPr>
            <w:rFonts w:eastAsia="Times New Roman"/>
            <w:lang w:val="en-GB"/>
          </w:rPr>
          <w:t>s</w:t>
        </w:r>
      </w:ins>
      <w:del w:id="7" w:author="Heidi Agerbo Christensen" w:date="2026-03-02T08:58:00Z" w16du:dateUtc="2026-03-02T07:58:00Z">
        <w:r w:rsidRPr="006351A8" w:rsidDel="00A93F47">
          <w:rPr>
            <w:rFonts w:eastAsia="Times New Roman"/>
            <w:lang w:val="en-GB"/>
          </w:rPr>
          <w:delText>z</w:delText>
        </w:r>
      </w:del>
      <w:r w:rsidRPr="006351A8">
        <w:rPr>
          <w:rFonts w:eastAsia="Times New Roman"/>
          <w:lang w:val="en-GB"/>
        </w:rPr>
        <w:t>e data for the modelling process.</w:t>
      </w:r>
    </w:p>
    <w:p w14:paraId="6DD1366A" w14:textId="7D19B78C" w:rsidR="00C5742C" w:rsidRPr="006351A8" w:rsidRDefault="00C5742C">
      <w:pPr>
        <w:numPr>
          <w:ilvl w:val="0"/>
          <w:numId w:val="2"/>
        </w:numPr>
        <w:spacing w:before="100" w:beforeAutospacing="1" w:after="100" w:afterAutospacing="1" w:line="240" w:lineRule="auto"/>
        <w:divId w:val="1900901102"/>
        <w:rPr>
          <w:rFonts w:eastAsia="Times New Roman"/>
          <w:lang w:val="en-GB"/>
        </w:rPr>
      </w:pPr>
      <w:r w:rsidRPr="006351A8">
        <w:rPr>
          <w:rFonts w:eastAsia="Times New Roman"/>
          <w:lang w:val="en-GB"/>
        </w:rPr>
        <w:t>To explore data using visuali</w:t>
      </w:r>
      <w:ins w:id="8" w:author="Heidi Agerbo Christensen" w:date="2026-03-02T08:58:00Z" w16du:dateUtc="2026-03-02T07:58:00Z">
        <w:r w:rsidR="00A93F47">
          <w:rPr>
            <w:rFonts w:eastAsia="Times New Roman"/>
            <w:lang w:val="en-GB"/>
          </w:rPr>
          <w:t>s</w:t>
        </w:r>
      </w:ins>
      <w:del w:id="9" w:author="Heidi Agerbo Christensen" w:date="2026-03-02T08:58:00Z" w16du:dateUtc="2026-03-02T07:58:00Z">
        <w:r w:rsidRPr="006351A8" w:rsidDel="00A93F47">
          <w:rPr>
            <w:rFonts w:eastAsia="Times New Roman"/>
            <w:lang w:val="en-GB"/>
          </w:rPr>
          <w:delText>z</w:delText>
        </w:r>
      </w:del>
      <w:r w:rsidRPr="006351A8">
        <w:rPr>
          <w:rFonts w:eastAsia="Times New Roman"/>
          <w:lang w:val="en-GB"/>
        </w:rPr>
        <w:t>ations.</w:t>
      </w:r>
    </w:p>
    <w:p w14:paraId="0E2169B6" w14:textId="77777777" w:rsidR="00C5742C" w:rsidRPr="006351A8" w:rsidRDefault="00C5742C">
      <w:pPr>
        <w:numPr>
          <w:ilvl w:val="0"/>
          <w:numId w:val="2"/>
        </w:numPr>
        <w:spacing w:before="100" w:beforeAutospacing="1" w:after="100" w:afterAutospacing="1" w:line="240" w:lineRule="auto"/>
        <w:divId w:val="1900901102"/>
        <w:rPr>
          <w:rFonts w:eastAsia="Times New Roman"/>
          <w:lang w:val="en-GB"/>
        </w:rPr>
      </w:pPr>
      <w:r w:rsidRPr="006351A8">
        <w:rPr>
          <w:rFonts w:eastAsia="Times New Roman"/>
          <w:lang w:val="en-GB"/>
        </w:rPr>
        <w:t>To produce effective milestone documentation.</w:t>
      </w:r>
    </w:p>
    <w:p w14:paraId="32E11F7E" w14:textId="77777777" w:rsidR="00C5742C" w:rsidRPr="006351A8" w:rsidRDefault="00C5742C">
      <w:pPr>
        <w:pStyle w:val="NormalWeb"/>
        <w:divId w:val="1900901102"/>
        <w:rPr>
          <w:lang w:val="en-GB"/>
        </w:rPr>
      </w:pPr>
      <w:r w:rsidRPr="006351A8">
        <w:rPr>
          <w:lang w:val="en-GB"/>
        </w:rPr>
        <w:t>Competences</w:t>
      </w:r>
    </w:p>
    <w:p w14:paraId="0181FD58" w14:textId="77777777" w:rsidR="00C5742C" w:rsidRPr="006351A8" w:rsidRDefault="00C5742C">
      <w:pPr>
        <w:numPr>
          <w:ilvl w:val="0"/>
          <w:numId w:val="3"/>
        </w:numPr>
        <w:spacing w:before="100" w:beforeAutospacing="1" w:after="100" w:afterAutospacing="1" w:line="240" w:lineRule="auto"/>
        <w:divId w:val="1900901102"/>
        <w:rPr>
          <w:rFonts w:eastAsia="Times New Roman"/>
          <w:lang w:val="en-GB"/>
        </w:rPr>
      </w:pPr>
      <w:r w:rsidRPr="006351A8">
        <w:rPr>
          <w:rFonts w:eastAsia="Times New Roman"/>
          <w:lang w:val="en-GB"/>
        </w:rPr>
        <w:t>To map business problems to relevant data sources.</w:t>
      </w:r>
    </w:p>
    <w:p w14:paraId="72E0C0E7" w14:textId="77777777" w:rsidR="00C5742C" w:rsidRPr="006351A8" w:rsidRDefault="00C5742C">
      <w:pPr>
        <w:numPr>
          <w:ilvl w:val="0"/>
          <w:numId w:val="3"/>
        </w:numPr>
        <w:spacing w:before="100" w:beforeAutospacing="1" w:after="100" w:afterAutospacing="1" w:line="240" w:lineRule="auto"/>
        <w:divId w:val="1900901102"/>
        <w:rPr>
          <w:rFonts w:eastAsia="Times New Roman"/>
          <w:lang w:val="en-GB"/>
        </w:rPr>
      </w:pPr>
      <w:r w:rsidRPr="006351A8">
        <w:rPr>
          <w:rFonts w:eastAsia="Times New Roman"/>
          <w:lang w:val="en-GB"/>
        </w:rPr>
        <w:t>To communicate data understanding to relevant stakeholders.</w:t>
      </w:r>
    </w:p>
    <w:p w14:paraId="33555701" w14:textId="77777777" w:rsidR="00C5742C" w:rsidRPr="006351A8" w:rsidRDefault="00C5742C">
      <w:pPr>
        <w:numPr>
          <w:ilvl w:val="0"/>
          <w:numId w:val="3"/>
        </w:numPr>
        <w:spacing w:before="100" w:beforeAutospacing="1" w:after="100" w:afterAutospacing="1" w:line="240" w:lineRule="auto"/>
        <w:divId w:val="1900901102"/>
        <w:rPr>
          <w:rFonts w:eastAsia="Times New Roman"/>
          <w:lang w:val="en-GB"/>
        </w:rPr>
      </w:pPr>
      <w:r w:rsidRPr="006351A8">
        <w:rPr>
          <w:rFonts w:eastAsia="Times New Roman"/>
          <w:lang w:val="en-GB"/>
        </w:rPr>
        <w:t>To use programming as a tool in every part of a data science project.</w:t>
      </w:r>
    </w:p>
    <w:p w14:paraId="6BF794C2" w14:textId="77777777" w:rsidR="00C5742C" w:rsidRPr="006351A8" w:rsidRDefault="00C5742C">
      <w:pPr>
        <w:numPr>
          <w:ilvl w:val="0"/>
          <w:numId w:val="3"/>
        </w:numPr>
        <w:spacing w:before="100" w:beforeAutospacing="1" w:after="100" w:afterAutospacing="1" w:line="240" w:lineRule="auto"/>
        <w:divId w:val="1900901102"/>
        <w:rPr>
          <w:rFonts w:eastAsia="Times New Roman"/>
          <w:lang w:val="en-GB"/>
        </w:rPr>
      </w:pPr>
      <w:r w:rsidRPr="006351A8">
        <w:rPr>
          <w:rFonts w:eastAsia="Times New Roman"/>
          <w:lang w:val="en-GB"/>
        </w:rPr>
        <w:t>To build a simple application that deploys a decision-making model.</w:t>
      </w:r>
    </w:p>
    <w:p w14:paraId="1412B6B0" w14:textId="77777777" w:rsidR="00C5742C" w:rsidRPr="006351A8" w:rsidRDefault="00C5742C">
      <w:pPr>
        <w:pStyle w:val="Heading2"/>
        <w:divId w:val="1900901102"/>
        <w:rPr>
          <w:rFonts w:eastAsia="Times New Roman"/>
          <w:lang w:val="en-GB"/>
        </w:rPr>
      </w:pPr>
      <w:r w:rsidRPr="006351A8">
        <w:rPr>
          <w:rFonts w:eastAsia="Times New Roman"/>
          <w:lang w:val="en-GB"/>
        </w:rPr>
        <w:t>Contents</w:t>
      </w:r>
    </w:p>
    <w:p w14:paraId="2CF73A1B" w14:textId="599A9905" w:rsidR="00C5742C" w:rsidRPr="006351A8" w:rsidDel="00A93F47" w:rsidRDefault="00C5742C">
      <w:pPr>
        <w:pStyle w:val="NormalWeb"/>
        <w:divId w:val="1900901102"/>
        <w:rPr>
          <w:del w:id="10" w:author="Heidi Agerbo Christensen" w:date="2026-03-02T08:57:00Z" w16du:dateUtc="2026-03-02T07:57:00Z"/>
          <w:lang w:val="en-GB"/>
        </w:rPr>
      </w:pPr>
      <w:del w:id="11" w:author="Heidi Agerbo Christensen" w:date="2026-03-02T08:57:00Z" w16du:dateUtc="2026-03-02T07:57:00Z">
        <w:r w:rsidRPr="006351A8" w:rsidDel="00A93F47">
          <w:rPr>
            <w:rStyle w:val="Strong"/>
            <w:lang w:val="en-GB"/>
          </w:rPr>
          <w:delText>/// THIS COURSE DESCRIPTION IS PRELIMINARY ///</w:delText>
        </w:r>
      </w:del>
    </w:p>
    <w:p w14:paraId="237CF22E" w14:textId="4F241232" w:rsidR="00C5742C" w:rsidRPr="006351A8" w:rsidRDefault="00C5742C">
      <w:pPr>
        <w:pStyle w:val="NormalWeb"/>
        <w:divId w:val="1900901102"/>
        <w:rPr>
          <w:lang w:val="en-GB"/>
        </w:rPr>
      </w:pPr>
      <w:r w:rsidRPr="006351A8">
        <w:rPr>
          <w:lang w:val="en-GB"/>
        </w:rPr>
        <w:t>In the age of big data, the ability to transform data into actionable insights is essential across all areas of the business world. This course is tailored to provide Business Administration students with a deep dive into the data science process, covering everything from defining goals to effectively communicating results. Emphasi</w:t>
      </w:r>
      <w:del w:id="12" w:author="Heidi Agerbo Christensen" w:date="2026-03-02T08:59:00Z" w16du:dateUtc="2026-03-02T07:59:00Z">
        <w:r w:rsidRPr="006351A8" w:rsidDel="00170B0E">
          <w:rPr>
            <w:lang w:val="en-GB"/>
          </w:rPr>
          <w:delText>z</w:delText>
        </w:r>
      </w:del>
      <w:ins w:id="13" w:author="Heidi Agerbo Christensen" w:date="2026-03-02T08:59:00Z" w16du:dateUtc="2026-03-02T07:59:00Z">
        <w:r w:rsidR="00170B0E">
          <w:rPr>
            <w:lang w:val="en-GB"/>
          </w:rPr>
          <w:t>s</w:t>
        </w:r>
      </w:ins>
      <w:r w:rsidRPr="006351A8">
        <w:rPr>
          <w:lang w:val="en-GB"/>
        </w:rPr>
        <w:t>ing an interdisciplinary approach, the curriculum is designed to arm students with the knowledge to apply data science within various business settings, enabling the deployment of effective decision-making strategies.</w:t>
      </w:r>
    </w:p>
    <w:p w14:paraId="0B63966C" w14:textId="5B7F2BC2" w:rsidR="00C5742C" w:rsidRPr="006351A8" w:rsidRDefault="00C5742C">
      <w:pPr>
        <w:pStyle w:val="NormalWeb"/>
        <w:divId w:val="1900901102"/>
        <w:rPr>
          <w:lang w:val="en-GB"/>
        </w:rPr>
      </w:pPr>
      <w:r w:rsidRPr="006351A8">
        <w:rPr>
          <w:lang w:val="en-GB"/>
        </w:rPr>
        <w:t>With a focus on practical hands-on learning, participants will explore various data sources and formats, master data wrangling techniques, and develop skills in importing, cleaning, and organi</w:t>
      </w:r>
      <w:ins w:id="14" w:author="Heidi Agerbo Christensen" w:date="2026-03-02T08:59:00Z" w16du:dateUtc="2026-03-02T07:59:00Z">
        <w:r w:rsidR="00170B0E">
          <w:rPr>
            <w:lang w:val="en-GB"/>
          </w:rPr>
          <w:t>s</w:t>
        </w:r>
      </w:ins>
      <w:del w:id="15" w:author="Heidi Agerbo Christensen" w:date="2026-03-02T08:59:00Z" w16du:dateUtc="2026-03-02T07:59:00Z">
        <w:r w:rsidRPr="006351A8" w:rsidDel="00170B0E">
          <w:rPr>
            <w:lang w:val="en-GB"/>
          </w:rPr>
          <w:delText>z</w:delText>
        </w:r>
      </w:del>
      <w:r w:rsidRPr="006351A8">
        <w:rPr>
          <w:lang w:val="en-GB"/>
        </w:rPr>
        <w:t>ing data for analysis. Visuali</w:t>
      </w:r>
      <w:ins w:id="16" w:author="Heidi Agerbo Christensen" w:date="2026-03-02T08:59:00Z" w16du:dateUtc="2026-03-02T07:59:00Z">
        <w:r w:rsidR="00170B0E">
          <w:rPr>
            <w:lang w:val="en-GB"/>
          </w:rPr>
          <w:t>s</w:t>
        </w:r>
      </w:ins>
      <w:del w:id="17" w:author="Heidi Agerbo Christensen" w:date="2026-03-02T08:59:00Z" w16du:dateUtc="2026-03-02T07:59:00Z">
        <w:r w:rsidRPr="006351A8" w:rsidDel="00170B0E">
          <w:rPr>
            <w:lang w:val="en-GB"/>
          </w:rPr>
          <w:delText>z</w:delText>
        </w:r>
      </w:del>
      <w:r w:rsidRPr="006351A8">
        <w:rPr>
          <w:lang w:val="en-GB"/>
        </w:rPr>
        <w:t>ation techniques will be a key component, allowing students to explore and understand data in a more intuitive way. Basic programming will be highlighted throughout the data science project lifecycle, ensuring students are well-versed in using technical tools to solve real-world business problems.</w:t>
      </w:r>
    </w:p>
    <w:p w14:paraId="068E5A32" w14:textId="77777777" w:rsidR="00C5742C" w:rsidRPr="006351A8" w:rsidRDefault="00C5742C">
      <w:pPr>
        <w:pStyle w:val="NormalWeb"/>
        <w:divId w:val="1900901102"/>
        <w:rPr>
          <w:lang w:val="en-GB"/>
        </w:rPr>
      </w:pPr>
      <w:r w:rsidRPr="006351A8">
        <w:rPr>
          <w:lang w:val="en-GB"/>
        </w:rPr>
        <w:lastRenderedPageBreak/>
        <w:t>A distinctive feature of this course is its incorporation of case studies and data examples from a broad spectrum of business disciplines</w:t>
      </w:r>
      <w:del w:id="18" w:author="Heidi Agerbo Christensen" w:date="2026-03-02T09:02:00Z" w16du:dateUtc="2026-03-02T08:02:00Z">
        <w:r w:rsidRPr="006351A8" w:rsidDel="00170B0E">
          <w:rPr>
            <w:lang w:val="en-GB"/>
          </w:rPr>
          <w:delText>,</w:delText>
        </w:r>
      </w:del>
      <w:r w:rsidRPr="006351A8">
        <w:rPr>
          <w:lang w:val="en-GB"/>
        </w:rPr>
        <w:t xml:space="preserve"> such as marketing, finance, and accounting. This approach underscores the versatility of data science in bolstering decision-making across different business sectors. By engaging with real-world applications, students will emerge with the ability to effectively leverage data science principles in diverse business contexts, significantly enhancing their strategic decision-making capabilities and fostering innovation in their future careers.</w:t>
      </w:r>
    </w:p>
    <w:p w14:paraId="1E26E30B" w14:textId="77777777" w:rsidR="00C5742C" w:rsidRPr="006351A8" w:rsidRDefault="00C5742C">
      <w:pPr>
        <w:pStyle w:val="NormalWeb"/>
        <w:divId w:val="1900901102"/>
        <w:rPr>
          <w:lang w:val="en-GB"/>
        </w:rPr>
      </w:pPr>
      <w:r w:rsidRPr="006351A8">
        <w:rPr>
          <w:lang w:val="en-GB"/>
        </w:rPr>
        <w:t>Main topics:</w:t>
      </w:r>
    </w:p>
    <w:p w14:paraId="54E0DD49" w14:textId="77777777" w:rsidR="00C5742C" w:rsidRPr="006351A8" w:rsidRDefault="00C5742C">
      <w:pPr>
        <w:numPr>
          <w:ilvl w:val="0"/>
          <w:numId w:val="4"/>
        </w:numPr>
        <w:spacing w:before="100" w:beforeAutospacing="1" w:after="100" w:afterAutospacing="1" w:line="240" w:lineRule="auto"/>
        <w:divId w:val="1900901102"/>
        <w:rPr>
          <w:rFonts w:eastAsia="Times New Roman"/>
          <w:lang w:val="en-GB"/>
        </w:rPr>
      </w:pPr>
      <w:r w:rsidRPr="006351A8">
        <w:rPr>
          <w:rFonts w:eastAsia="Times New Roman"/>
          <w:lang w:val="en-GB"/>
        </w:rPr>
        <w:t>The Data Science process</w:t>
      </w:r>
    </w:p>
    <w:p w14:paraId="51960D83" w14:textId="77777777" w:rsidR="00C5742C" w:rsidRPr="006351A8" w:rsidRDefault="00C5742C">
      <w:pPr>
        <w:numPr>
          <w:ilvl w:val="0"/>
          <w:numId w:val="4"/>
        </w:numPr>
        <w:spacing w:before="100" w:beforeAutospacing="1" w:after="100" w:afterAutospacing="1" w:line="240" w:lineRule="auto"/>
        <w:divId w:val="1900901102"/>
        <w:rPr>
          <w:rFonts w:eastAsia="Times New Roman"/>
          <w:lang w:val="en-GB"/>
        </w:rPr>
      </w:pPr>
      <w:r w:rsidRPr="006351A8">
        <w:rPr>
          <w:rFonts w:eastAsia="Times New Roman"/>
          <w:lang w:val="en-GB"/>
        </w:rPr>
        <w:t>Data import from various sources</w:t>
      </w:r>
    </w:p>
    <w:p w14:paraId="04914C2F" w14:textId="77777777" w:rsidR="00C5742C" w:rsidRPr="006351A8" w:rsidRDefault="00C5742C">
      <w:pPr>
        <w:numPr>
          <w:ilvl w:val="0"/>
          <w:numId w:val="4"/>
        </w:numPr>
        <w:spacing w:before="100" w:beforeAutospacing="1" w:after="100" w:afterAutospacing="1" w:line="240" w:lineRule="auto"/>
        <w:divId w:val="1900901102"/>
        <w:rPr>
          <w:rFonts w:eastAsia="Times New Roman"/>
          <w:lang w:val="en-GB"/>
        </w:rPr>
      </w:pPr>
      <w:r w:rsidRPr="006351A8">
        <w:rPr>
          <w:rFonts w:eastAsia="Times New Roman"/>
          <w:lang w:val="en-GB"/>
        </w:rPr>
        <w:t>Data exploration</w:t>
      </w:r>
    </w:p>
    <w:p w14:paraId="552468A3" w14:textId="77777777" w:rsidR="00C5742C" w:rsidRPr="006351A8" w:rsidRDefault="00C5742C">
      <w:pPr>
        <w:numPr>
          <w:ilvl w:val="0"/>
          <w:numId w:val="4"/>
        </w:numPr>
        <w:spacing w:before="100" w:beforeAutospacing="1" w:after="100" w:afterAutospacing="1" w:line="240" w:lineRule="auto"/>
        <w:divId w:val="1900901102"/>
        <w:rPr>
          <w:rFonts w:eastAsia="Times New Roman"/>
          <w:lang w:val="en-GB"/>
        </w:rPr>
      </w:pPr>
      <w:r w:rsidRPr="006351A8">
        <w:rPr>
          <w:rFonts w:eastAsia="Times New Roman"/>
          <w:lang w:val="en-GB"/>
        </w:rPr>
        <w:t>Data management</w:t>
      </w:r>
    </w:p>
    <w:p w14:paraId="70CF0C94" w14:textId="77777777" w:rsidR="00C5742C" w:rsidRPr="006351A8" w:rsidRDefault="00C5742C">
      <w:pPr>
        <w:numPr>
          <w:ilvl w:val="0"/>
          <w:numId w:val="4"/>
        </w:numPr>
        <w:spacing w:before="100" w:beforeAutospacing="1" w:after="100" w:afterAutospacing="1" w:line="240" w:lineRule="auto"/>
        <w:divId w:val="1900901102"/>
        <w:rPr>
          <w:rFonts w:eastAsia="Times New Roman"/>
          <w:lang w:val="en-GB"/>
        </w:rPr>
      </w:pPr>
      <w:r w:rsidRPr="006351A8">
        <w:rPr>
          <w:rFonts w:eastAsia="Times New Roman"/>
          <w:lang w:val="en-GB"/>
        </w:rPr>
        <w:t>Data engineering and data shaping</w:t>
      </w:r>
    </w:p>
    <w:p w14:paraId="52228206" w14:textId="77777777" w:rsidR="00C5742C" w:rsidRPr="006351A8" w:rsidRDefault="00C5742C">
      <w:pPr>
        <w:numPr>
          <w:ilvl w:val="0"/>
          <w:numId w:val="4"/>
        </w:numPr>
        <w:spacing w:before="100" w:beforeAutospacing="1" w:after="100" w:afterAutospacing="1" w:line="240" w:lineRule="auto"/>
        <w:divId w:val="1900901102"/>
        <w:rPr>
          <w:rFonts w:eastAsia="Times New Roman"/>
          <w:lang w:val="en-GB"/>
        </w:rPr>
      </w:pPr>
      <w:r w:rsidRPr="006351A8">
        <w:rPr>
          <w:rFonts w:eastAsia="Times New Roman"/>
          <w:lang w:val="en-GB"/>
        </w:rPr>
        <w:t>Documentation</w:t>
      </w:r>
    </w:p>
    <w:p w14:paraId="10E30E8D" w14:textId="77777777" w:rsidR="00C5742C" w:rsidRPr="006351A8" w:rsidRDefault="00C5742C">
      <w:pPr>
        <w:pStyle w:val="Heading2"/>
        <w:divId w:val="820510848"/>
        <w:rPr>
          <w:rFonts w:eastAsia="Times New Roman"/>
          <w:lang w:val="en-GB"/>
        </w:rPr>
      </w:pPr>
      <w:r w:rsidRPr="006351A8">
        <w:rPr>
          <w:rFonts w:eastAsia="Times New Roman"/>
          <w:lang w:val="en-GB"/>
        </w:rPr>
        <w:t> </w:t>
      </w:r>
    </w:p>
    <w:p w14:paraId="71B2000D" w14:textId="77777777" w:rsidR="00C5742C" w:rsidRPr="006351A8" w:rsidRDefault="00C5742C">
      <w:pPr>
        <w:divId w:val="820510848"/>
        <w:rPr>
          <w:rFonts w:eastAsia="Times New Roman"/>
          <w:lang w:val="en-GB"/>
        </w:rPr>
      </w:pPr>
      <w:r w:rsidRPr="006351A8">
        <w:rPr>
          <w:rFonts w:eastAsia="Times New Roman"/>
          <w:lang w:val="en-GB"/>
        </w:rPr>
        <w:t>Instructor</w:t>
      </w:r>
    </w:p>
    <w:p w14:paraId="54B8E1D7" w14:textId="77777777" w:rsidR="00C5742C" w:rsidRPr="006351A8" w:rsidRDefault="00C5742C">
      <w:pPr>
        <w:ind w:left="720"/>
        <w:divId w:val="820510848"/>
        <w:rPr>
          <w:rFonts w:eastAsia="Times New Roman"/>
          <w:lang w:val="en-GB"/>
        </w:rPr>
      </w:pPr>
      <w:r w:rsidRPr="006351A8">
        <w:rPr>
          <w:rFonts w:eastAsia="Times New Roman"/>
          <w:lang w:val="en-GB"/>
        </w:rPr>
        <w:t>TBA</w:t>
      </w:r>
    </w:p>
    <w:p w14:paraId="53BCDD54" w14:textId="77777777" w:rsidR="00C5742C" w:rsidRPr="006351A8" w:rsidRDefault="00C5742C">
      <w:pPr>
        <w:divId w:val="820510848"/>
        <w:rPr>
          <w:rFonts w:eastAsia="Times New Roman"/>
          <w:lang w:val="en-GB"/>
        </w:rPr>
      </w:pPr>
      <w:r w:rsidRPr="006351A8">
        <w:rPr>
          <w:rFonts w:eastAsia="Times New Roman"/>
          <w:lang w:val="en-GB"/>
        </w:rPr>
        <w:t>Course coordinator</w:t>
      </w:r>
    </w:p>
    <w:p w14:paraId="0F83D2C2" w14:textId="77777777" w:rsidR="00C5742C" w:rsidRPr="006351A8" w:rsidRDefault="00C5742C">
      <w:pPr>
        <w:ind w:left="720"/>
        <w:divId w:val="820510848"/>
        <w:rPr>
          <w:rFonts w:eastAsia="Times New Roman"/>
          <w:lang w:val="en-GB"/>
        </w:rPr>
      </w:pPr>
      <w:hyperlink r:id="rId9" w:history="1">
        <w:r w:rsidRPr="006351A8">
          <w:rPr>
            <w:rStyle w:val="Hyperlink"/>
            <w:rFonts w:eastAsia="Times New Roman"/>
            <w:lang w:val="en-GB"/>
          </w:rPr>
          <w:t>Jesper Wulff</w:t>
        </w:r>
      </w:hyperlink>
      <w:r w:rsidRPr="006351A8">
        <w:rPr>
          <w:rFonts w:eastAsia="Times New Roman"/>
          <w:lang w:val="en-GB"/>
        </w:rPr>
        <w:t xml:space="preserve">, </w:t>
      </w:r>
      <w:hyperlink r:id="rId10" w:history="1">
        <w:r w:rsidRPr="006351A8">
          <w:rPr>
            <w:rStyle w:val="Hyperlink"/>
            <w:rFonts w:eastAsia="Times New Roman"/>
            <w:lang w:val="en-GB"/>
          </w:rPr>
          <w:t>jwulff@econ.au.dk</w:t>
        </w:r>
      </w:hyperlink>
    </w:p>
    <w:p w14:paraId="4F391DE3" w14:textId="77777777" w:rsidR="00C5742C" w:rsidRPr="006351A8" w:rsidRDefault="00C5742C">
      <w:pPr>
        <w:divId w:val="820510848"/>
        <w:rPr>
          <w:rFonts w:eastAsia="Times New Roman"/>
          <w:lang w:val="en-GB"/>
        </w:rPr>
      </w:pPr>
      <w:r w:rsidRPr="006351A8">
        <w:rPr>
          <w:rFonts w:eastAsia="Times New Roman"/>
          <w:lang w:val="en-GB"/>
        </w:rPr>
        <w:t>Academic prerequisites</w:t>
      </w:r>
    </w:p>
    <w:p w14:paraId="5D3C7D42" w14:textId="77777777" w:rsidR="00C5742C" w:rsidRPr="006351A8" w:rsidRDefault="00C5742C">
      <w:pPr>
        <w:ind w:left="720"/>
        <w:divId w:val="820510848"/>
        <w:rPr>
          <w:rFonts w:eastAsia="Times New Roman"/>
          <w:lang w:val="en-GB"/>
        </w:rPr>
      </w:pPr>
      <w:r w:rsidRPr="006351A8">
        <w:rPr>
          <w:rFonts w:eastAsia="Times New Roman"/>
          <w:lang w:val="en-GB"/>
        </w:rPr>
        <w:t>Statistics, Quantitative Research Methods</w:t>
      </w:r>
    </w:p>
    <w:p w14:paraId="749E271D" w14:textId="77777777" w:rsidR="00C5742C" w:rsidRPr="006351A8" w:rsidRDefault="00C5742C">
      <w:pPr>
        <w:divId w:val="820510848"/>
        <w:rPr>
          <w:rFonts w:eastAsia="Times New Roman"/>
          <w:lang w:val="en-GB"/>
        </w:rPr>
      </w:pPr>
      <w:r w:rsidRPr="006351A8">
        <w:rPr>
          <w:rFonts w:eastAsia="Times New Roman"/>
          <w:lang w:val="en-GB"/>
        </w:rPr>
        <w:t>Forms of instruction</w:t>
      </w:r>
    </w:p>
    <w:p w14:paraId="724F7114" w14:textId="77777777" w:rsidR="00C5742C" w:rsidRPr="006351A8" w:rsidRDefault="00C5742C">
      <w:pPr>
        <w:ind w:left="720"/>
        <w:divId w:val="820510848"/>
        <w:rPr>
          <w:rFonts w:eastAsia="Times New Roman"/>
          <w:lang w:val="en-GB"/>
        </w:rPr>
      </w:pPr>
      <w:r w:rsidRPr="006351A8">
        <w:rPr>
          <w:rFonts w:eastAsia="Times New Roman"/>
          <w:lang w:val="en-GB"/>
        </w:rPr>
        <w:t>Lecture, Classroom instruction</w:t>
      </w:r>
    </w:p>
    <w:p w14:paraId="6CB1FBAE" w14:textId="77777777" w:rsidR="00C5742C" w:rsidRPr="006351A8" w:rsidRDefault="00C5742C">
      <w:pPr>
        <w:divId w:val="820510848"/>
        <w:rPr>
          <w:rFonts w:eastAsia="Times New Roman"/>
          <w:lang w:val="en-GB"/>
        </w:rPr>
      </w:pPr>
      <w:r w:rsidRPr="006351A8">
        <w:rPr>
          <w:rFonts w:eastAsia="Times New Roman"/>
          <w:lang w:val="en-GB"/>
        </w:rPr>
        <w:t>Comments on form of instruction</w:t>
      </w:r>
    </w:p>
    <w:p w14:paraId="03114650" w14:textId="72C7543E" w:rsidR="00C5742C" w:rsidRDefault="00C5742C">
      <w:pPr>
        <w:pStyle w:val="NormalWeb"/>
        <w:ind w:left="720"/>
        <w:divId w:val="820510848"/>
        <w:rPr>
          <w:ins w:id="19" w:author="Heidi Agerbo Christensen" w:date="2026-03-02T09:06:00Z" w16du:dateUtc="2026-03-02T08:06:00Z"/>
          <w:lang w:val="en-GB"/>
        </w:rPr>
      </w:pPr>
      <w:r w:rsidRPr="006351A8">
        <w:rPr>
          <w:lang w:val="en-GB"/>
        </w:rPr>
        <w:t xml:space="preserve">In one </w:t>
      </w:r>
      <w:ins w:id="20" w:author="Heidi Agerbo Christensen" w:date="2026-03-02T09:05:00Z" w16du:dateUtc="2026-03-02T08:05:00Z">
        <w:r w:rsidR="00FF238E">
          <w:rPr>
            <w:lang w:val="en-GB"/>
          </w:rPr>
          <w:t xml:space="preserve">of the </w:t>
        </w:r>
      </w:ins>
      <w:r w:rsidRPr="006351A8">
        <w:rPr>
          <w:lang w:val="en-GB"/>
        </w:rPr>
        <w:t>week</w:t>
      </w:r>
      <w:ins w:id="21" w:author="Heidi Agerbo Christensen" w:date="2026-03-02T09:05:00Z" w16du:dateUtc="2026-03-02T08:05:00Z">
        <w:r w:rsidR="00FF238E">
          <w:rPr>
            <w:lang w:val="en-GB"/>
          </w:rPr>
          <w:t>s</w:t>
        </w:r>
      </w:ins>
      <w:r w:rsidRPr="006351A8">
        <w:rPr>
          <w:lang w:val="en-GB"/>
        </w:rPr>
        <w:t xml:space="preserve">, teaching is replaced by project work. This empirical analysis is an exercise that will prepare the students for the </w:t>
      </w:r>
      <w:commentRangeStart w:id="22"/>
      <w:r w:rsidRPr="006351A8">
        <w:rPr>
          <w:lang w:val="en-GB"/>
        </w:rPr>
        <w:t>exam</w:t>
      </w:r>
      <w:commentRangeEnd w:id="22"/>
      <w:r w:rsidR="00FF238E" w:rsidRPr="006351A8">
        <w:rPr>
          <w:rStyle w:val="CommentReference"/>
          <w:sz w:val="24"/>
          <w:szCs w:val="24"/>
          <w:lang w:val="en-GB"/>
        </w:rPr>
        <w:commentReference w:id="22"/>
      </w:r>
      <w:r w:rsidRPr="006351A8">
        <w:rPr>
          <w:lang w:val="en-GB"/>
        </w:rPr>
        <w:t>.</w:t>
      </w:r>
    </w:p>
    <w:p w14:paraId="77BFB6BA" w14:textId="77777777" w:rsidR="00FF238E" w:rsidRPr="006351A8" w:rsidRDefault="00FF238E">
      <w:pPr>
        <w:pStyle w:val="NormalWeb"/>
        <w:ind w:left="720"/>
        <w:divId w:val="820510848"/>
        <w:rPr>
          <w:lang w:val="en-GB"/>
        </w:rPr>
      </w:pPr>
    </w:p>
    <w:p w14:paraId="48C32788" w14:textId="77777777" w:rsidR="00C5742C" w:rsidRPr="006351A8" w:rsidRDefault="00C5742C">
      <w:pPr>
        <w:divId w:val="820510848"/>
        <w:rPr>
          <w:rFonts w:eastAsia="Times New Roman"/>
          <w:lang w:val="en-GB"/>
        </w:rPr>
      </w:pPr>
      <w:r w:rsidRPr="006351A8">
        <w:rPr>
          <w:rFonts w:eastAsia="Times New Roman"/>
          <w:lang w:val="en-GB"/>
        </w:rPr>
        <w:t>Exam details</w:t>
      </w:r>
    </w:p>
    <w:p w14:paraId="01D0564B" w14:textId="77777777" w:rsidR="00C5742C" w:rsidRPr="006351A8" w:rsidRDefault="00C5742C">
      <w:pPr>
        <w:pStyle w:val="Heading4"/>
        <w:ind w:left="720"/>
        <w:divId w:val="820510848"/>
        <w:rPr>
          <w:rFonts w:eastAsia="Times New Roman"/>
          <w:lang w:val="en-GB"/>
        </w:rPr>
      </w:pPr>
      <w:r w:rsidRPr="006351A8">
        <w:rPr>
          <w:rFonts w:eastAsia="Times New Roman"/>
          <w:lang w:val="en-GB"/>
        </w:rPr>
        <w:t>Written</w:t>
      </w:r>
    </w:p>
    <w:p w14:paraId="308B231C" w14:textId="77777777" w:rsidR="00C5742C" w:rsidRPr="006351A8" w:rsidRDefault="00C5742C">
      <w:pPr>
        <w:ind w:left="720"/>
        <w:divId w:val="1402632299"/>
        <w:rPr>
          <w:rFonts w:eastAsia="Times New Roman"/>
          <w:lang w:val="en-GB"/>
        </w:rPr>
      </w:pPr>
      <w:r w:rsidRPr="006351A8">
        <w:rPr>
          <w:rFonts w:eastAsia="Times New Roman"/>
          <w:b/>
          <w:bCs/>
          <w:lang w:val="en-GB"/>
        </w:rPr>
        <w:t>Exam time:</w:t>
      </w:r>
    </w:p>
    <w:p w14:paraId="64CEB4ED" w14:textId="77777777" w:rsidR="00C5742C" w:rsidRPr="006351A8" w:rsidRDefault="00C5742C">
      <w:pPr>
        <w:ind w:left="720"/>
        <w:divId w:val="1081833284"/>
        <w:rPr>
          <w:rFonts w:eastAsia="Times New Roman"/>
          <w:lang w:val="en-GB"/>
        </w:rPr>
      </w:pPr>
      <w:r w:rsidRPr="006351A8">
        <w:rPr>
          <w:rFonts w:eastAsia="Times New Roman"/>
          <w:lang w:val="en-GB"/>
        </w:rPr>
        <w:t>4 hour(s)</w:t>
      </w:r>
    </w:p>
    <w:p w14:paraId="68FFCB13" w14:textId="77777777" w:rsidR="00C5742C" w:rsidRPr="006351A8" w:rsidRDefault="00C5742C">
      <w:pPr>
        <w:ind w:left="720"/>
        <w:divId w:val="1182284617"/>
        <w:rPr>
          <w:rFonts w:eastAsia="Times New Roman"/>
          <w:lang w:val="en-GB"/>
        </w:rPr>
      </w:pPr>
      <w:r w:rsidRPr="006351A8">
        <w:rPr>
          <w:rFonts w:eastAsia="Times New Roman"/>
          <w:b/>
          <w:bCs/>
          <w:lang w:val="en-GB"/>
        </w:rPr>
        <w:lastRenderedPageBreak/>
        <w:t>Aid:</w:t>
      </w:r>
    </w:p>
    <w:p w14:paraId="381E9615" w14:textId="77777777" w:rsidR="00C5742C" w:rsidRPr="006351A8" w:rsidRDefault="00C5742C">
      <w:pPr>
        <w:ind w:left="720"/>
        <w:divId w:val="2005626545"/>
        <w:rPr>
          <w:rFonts w:eastAsia="Times New Roman"/>
          <w:lang w:val="en-GB"/>
        </w:rPr>
      </w:pPr>
      <w:r w:rsidRPr="006351A8">
        <w:rPr>
          <w:rFonts w:eastAsia="Times New Roman"/>
          <w:lang w:val="en-GB"/>
        </w:rPr>
        <w:t>All</w:t>
      </w:r>
    </w:p>
    <w:p w14:paraId="087078FA" w14:textId="77777777" w:rsidR="00C5742C" w:rsidRPr="006351A8" w:rsidRDefault="00C5742C">
      <w:pPr>
        <w:ind w:left="720"/>
        <w:divId w:val="820510848"/>
        <w:rPr>
          <w:rFonts w:eastAsia="Times New Roman"/>
          <w:lang w:val="en-GB"/>
        </w:rPr>
      </w:pPr>
    </w:p>
    <w:p w14:paraId="5DDDBE06" w14:textId="77777777" w:rsidR="00C5742C" w:rsidRPr="006351A8" w:rsidRDefault="00C5742C">
      <w:pPr>
        <w:pStyle w:val="NormalWeb"/>
        <w:ind w:left="720"/>
        <w:divId w:val="63259252"/>
        <w:rPr>
          <w:lang w:val="en-GB"/>
        </w:rPr>
      </w:pPr>
      <w:r w:rsidRPr="006351A8">
        <w:rPr>
          <w:b/>
          <w:bCs/>
          <w:lang w:val="en-GB"/>
        </w:rPr>
        <w:t xml:space="preserve">Assessment: </w:t>
      </w:r>
    </w:p>
    <w:p w14:paraId="1ECFD6A8" w14:textId="77777777" w:rsidR="00C5742C" w:rsidRPr="006351A8" w:rsidRDefault="00C5742C">
      <w:pPr>
        <w:pStyle w:val="NormalWeb"/>
        <w:ind w:left="720"/>
        <w:divId w:val="1774521058"/>
        <w:rPr>
          <w:lang w:val="en-GB"/>
        </w:rPr>
      </w:pPr>
      <w:r w:rsidRPr="006351A8">
        <w:rPr>
          <w:lang w:val="en-GB"/>
        </w:rPr>
        <w:t>7-point grading scale</w:t>
      </w:r>
    </w:p>
    <w:p w14:paraId="266AA2C8" w14:textId="77777777" w:rsidR="00C5742C" w:rsidRPr="006351A8" w:rsidRDefault="00C5742C">
      <w:pPr>
        <w:pStyle w:val="NormalWeb"/>
        <w:ind w:left="720"/>
        <w:divId w:val="1117066915"/>
        <w:rPr>
          <w:lang w:val="en-GB"/>
        </w:rPr>
      </w:pPr>
      <w:r w:rsidRPr="006351A8">
        <w:rPr>
          <w:b/>
          <w:bCs/>
          <w:lang w:val="en-GB"/>
        </w:rPr>
        <w:t>Grading:</w:t>
      </w:r>
    </w:p>
    <w:p w14:paraId="63F38B86" w14:textId="77777777" w:rsidR="00C5742C" w:rsidRPr="006351A8" w:rsidRDefault="00C5742C">
      <w:pPr>
        <w:pStyle w:val="NormalWeb"/>
        <w:ind w:left="720"/>
        <w:divId w:val="2107921599"/>
        <w:rPr>
          <w:lang w:val="en-GB"/>
        </w:rPr>
      </w:pPr>
      <w:r w:rsidRPr="006351A8">
        <w:rPr>
          <w:lang w:val="en-GB"/>
        </w:rPr>
        <w:t>No co-examination</w:t>
      </w:r>
    </w:p>
    <w:p w14:paraId="113C8EB7" w14:textId="77777777" w:rsidR="00C5742C" w:rsidRPr="006351A8" w:rsidRDefault="00C5742C">
      <w:pPr>
        <w:pStyle w:val="NormalWeb"/>
        <w:ind w:left="720"/>
        <w:divId w:val="820510848"/>
        <w:rPr>
          <w:lang w:val="en-GB"/>
        </w:rPr>
      </w:pPr>
      <w:r w:rsidRPr="006351A8">
        <w:rPr>
          <w:b/>
          <w:bCs/>
          <w:lang w:val="en-GB"/>
        </w:rPr>
        <w:t>Notes</w:t>
      </w:r>
    </w:p>
    <w:p w14:paraId="5B3BBFB2" w14:textId="77777777" w:rsidR="00C5742C" w:rsidRPr="006351A8" w:rsidRDefault="00C5742C">
      <w:pPr>
        <w:pStyle w:val="NormalWeb"/>
        <w:ind w:left="720"/>
        <w:divId w:val="820510848"/>
        <w:rPr>
          <w:lang w:val="en-GB"/>
        </w:rPr>
      </w:pPr>
      <w:r w:rsidRPr="006351A8">
        <w:rPr>
          <w:lang w:val="en-GB"/>
        </w:rPr>
        <w:t>On-site written exam submitted in WISEflow. Use of the Device Monitor monitoring application is required.</w:t>
      </w:r>
    </w:p>
    <w:p w14:paraId="1E35F8DE" w14:textId="77777777" w:rsidR="00C5742C" w:rsidRPr="006351A8" w:rsidRDefault="00C5742C">
      <w:pPr>
        <w:numPr>
          <w:ilvl w:val="0"/>
          <w:numId w:val="5"/>
        </w:numPr>
        <w:spacing w:before="100" w:beforeAutospacing="1" w:after="100" w:afterAutospacing="1" w:line="240" w:lineRule="auto"/>
        <w:ind w:left="1440"/>
        <w:divId w:val="820510848"/>
        <w:rPr>
          <w:rFonts w:eastAsia="Times New Roman"/>
          <w:lang w:val="en-GB"/>
        </w:rPr>
      </w:pPr>
      <w:r w:rsidRPr="006351A8">
        <w:rPr>
          <w:rFonts w:eastAsia="Times New Roman"/>
          <w:lang w:val="en-GB"/>
        </w:rPr>
        <w:t>Use of the internet </w:t>
      </w:r>
      <w:r w:rsidRPr="006351A8">
        <w:rPr>
          <w:rStyle w:val="Strong"/>
          <w:rFonts w:eastAsia="Times New Roman"/>
          <w:lang w:val="en-GB"/>
        </w:rPr>
        <w:t>NOT</w:t>
      </w:r>
      <w:r w:rsidRPr="006351A8">
        <w:rPr>
          <w:rFonts w:eastAsia="Times New Roman"/>
          <w:lang w:val="en-GB"/>
        </w:rPr>
        <w:t> </w:t>
      </w:r>
      <w:r w:rsidRPr="006351A8">
        <w:rPr>
          <w:rStyle w:val="Strong"/>
          <w:rFonts w:eastAsia="Times New Roman"/>
          <w:lang w:val="en-GB"/>
        </w:rPr>
        <w:t>allowed</w:t>
      </w:r>
      <w:r w:rsidRPr="006351A8">
        <w:rPr>
          <w:rFonts w:eastAsia="Times New Roman"/>
          <w:lang w:val="en-GB"/>
        </w:rPr>
        <w:t> during the exam.</w:t>
      </w:r>
    </w:p>
    <w:p w14:paraId="17991107" w14:textId="77777777" w:rsidR="00C5742C" w:rsidRPr="006351A8" w:rsidRDefault="00C5742C">
      <w:pPr>
        <w:numPr>
          <w:ilvl w:val="0"/>
          <w:numId w:val="5"/>
        </w:numPr>
        <w:spacing w:before="100" w:beforeAutospacing="1" w:after="100" w:afterAutospacing="1" w:line="240" w:lineRule="auto"/>
        <w:ind w:left="1440"/>
        <w:divId w:val="820510848"/>
        <w:rPr>
          <w:rFonts w:eastAsia="Times New Roman"/>
          <w:lang w:val="en-GB"/>
        </w:rPr>
      </w:pPr>
      <w:r w:rsidRPr="006351A8">
        <w:rPr>
          <w:rFonts w:eastAsia="Times New Roman"/>
          <w:lang w:val="en-GB"/>
        </w:rPr>
        <w:t>Own PC required.</w:t>
      </w:r>
    </w:p>
    <w:p w14:paraId="662EEBBE" w14:textId="77777777" w:rsidR="00C5742C" w:rsidRPr="006351A8" w:rsidRDefault="00C5742C">
      <w:pPr>
        <w:numPr>
          <w:ilvl w:val="0"/>
          <w:numId w:val="5"/>
        </w:numPr>
        <w:spacing w:before="100" w:beforeAutospacing="1" w:after="100" w:afterAutospacing="1" w:line="240" w:lineRule="auto"/>
        <w:ind w:left="1440"/>
        <w:divId w:val="820510848"/>
        <w:rPr>
          <w:rFonts w:eastAsia="Times New Roman"/>
          <w:lang w:val="en-GB"/>
        </w:rPr>
      </w:pPr>
      <w:r w:rsidRPr="006351A8">
        <w:rPr>
          <w:rFonts w:eastAsia="Times New Roman"/>
          <w:lang w:val="en-GB"/>
        </w:rPr>
        <w:t>Device Monitor must be installed before the exam</w:t>
      </w:r>
    </w:p>
    <w:p w14:paraId="3116CCB0" w14:textId="77777777" w:rsidR="00C5742C" w:rsidRPr="006351A8" w:rsidRDefault="00C5742C">
      <w:pPr>
        <w:pStyle w:val="NormalWeb"/>
        <w:ind w:left="720"/>
        <w:divId w:val="820510848"/>
        <w:rPr>
          <w:lang w:val="en-GB"/>
        </w:rPr>
      </w:pPr>
      <w:r w:rsidRPr="006351A8">
        <w:rPr>
          <w:rStyle w:val="Strong"/>
          <w:lang w:val="en-GB"/>
        </w:rPr>
        <w:t>For this exam, the use of tools based on Generative AI is not allowed.</w:t>
      </w:r>
    </w:p>
    <w:p w14:paraId="52B74EA8" w14:textId="77777777" w:rsidR="00C5742C" w:rsidRPr="006351A8" w:rsidRDefault="00C5742C">
      <w:pPr>
        <w:pStyle w:val="NormalWeb"/>
        <w:ind w:left="720"/>
        <w:divId w:val="820510848"/>
        <w:rPr>
          <w:lang w:val="en-GB"/>
        </w:rPr>
      </w:pPr>
      <w:hyperlink r:id="rId11" w:history="1">
        <w:r w:rsidRPr="006351A8">
          <w:rPr>
            <w:rStyle w:val="Hyperlink"/>
            <w:lang w:val="en-GB"/>
          </w:rPr>
          <w:t>The assignment must conform with the guidelines for written assignments found on the study portal.</w:t>
        </w:r>
      </w:hyperlink>
    </w:p>
    <w:p w14:paraId="5D517140" w14:textId="77777777" w:rsidR="00C5742C" w:rsidRPr="006351A8" w:rsidRDefault="00C5742C">
      <w:pPr>
        <w:pStyle w:val="NormalWeb"/>
        <w:ind w:left="720"/>
        <w:divId w:val="820510848"/>
        <w:rPr>
          <w:lang w:val="en-GB"/>
        </w:rPr>
      </w:pPr>
      <w:r w:rsidRPr="006351A8">
        <w:rPr>
          <w:rStyle w:val="Strong"/>
          <w:lang w:val="en-GB"/>
        </w:rPr>
        <w:t>Reexam</w:t>
      </w:r>
      <w:r w:rsidRPr="006351A8">
        <w:rPr>
          <w:lang w:val="en-GB"/>
        </w:rPr>
        <w:t>: Same as the ordinary exam.</w:t>
      </w:r>
    </w:p>
    <w:p w14:paraId="18728582" w14:textId="77777777" w:rsidR="00C5742C" w:rsidRPr="006351A8" w:rsidRDefault="00C5742C">
      <w:pPr>
        <w:divId w:val="820510848"/>
        <w:rPr>
          <w:rFonts w:eastAsia="Times New Roman"/>
          <w:lang w:val="en-GB"/>
        </w:rPr>
      </w:pPr>
      <w:r w:rsidRPr="006351A8">
        <w:rPr>
          <w:rFonts w:eastAsia="Times New Roman"/>
          <w:lang w:val="en-GB"/>
        </w:rPr>
        <w:t>Literature</w:t>
      </w:r>
    </w:p>
    <w:p w14:paraId="7C789D38" w14:textId="77777777" w:rsidR="00C5742C" w:rsidRPr="006351A8" w:rsidRDefault="00C5742C">
      <w:pPr>
        <w:numPr>
          <w:ilvl w:val="0"/>
          <w:numId w:val="6"/>
        </w:numPr>
        <w:spacing w:before="100" w:beforeAutospacing="1" w:after="100" w:afterAutospacing="1" w:line="240" w:lineRule="auto"/>
        <w:ind w:left="1440"/>
        <w:divId w:val="820510848"/>
        <w:rPr>
          <w:rFonts w:eastAsia="Times New Roman"/>
          <w:lang w:val="en-GB"/>
        </w:rPr>
      </w:pPr>
      <w:r w:rsidRPr="00FF238E">
        <w:rPr>
          <w:rFonts w:eastAsia="Times New Roman"/>
          <w:i/>
          <w:iCs/>
          <w:lang w:val="en-GB"/>
          <w:rPrChange w:id="23" w:author="Heidi Agerbo Christensen" w:date="2026-03-02T09:07:00Z" w16du:dateUtc="2026-03-02T08:07:00Z">
            <w:rPr>
              <w:rFonts w:eastAsia="Times New Roman"/>
              <w:lang w:val="en-GB"/>
            </w:rPr>
          </w:rPrChange>
        </w:rPr>
        <w:t>R for Data Science</w:t>
      </w:r>
      <w:r w:rsidRPr="006351A8">
        <w:rPr>
          <w:rFonts w:eastAsia="Times New Roman"/>
          <w:lang w:val="en-GB"/>
        </w:rPr>
        <w:t xml:space="preserve">, 2nd edition, </w:t>
      </w:r>
      <w:del w:id="24" w:author="Heidi Agerbo Christensen" w:date="2026-03-02T09:07:00Z" w16du:dateUtc="2026-03-02T08:07:00Z">
        <w:r w:rsidRPr="006351A8" w:rsidDel="00FF238E">
          <w:rPr>
            <w:rFonts w:eastAsia="Times New Roman"/>
            <w:lang w:val="en-GB"/>
          </w:rPr>
          <w:delText xml:space="preserve">by </w:delText>
        </w:r>
      </w:del>
      <w:r w:rsidRPr="006351A8">
        <w:rPr>
          <w:rFonts w:eastAsia="Times New Roman"/>
          <w:lang w:val="en-GB"/>
        </w:rPr>
        <w:t>Wickham, Çentinkaya-Rundel, and Grolemund</w:t>
      </w:r>
    </w:p>
    <w:p w14:paraId="3A347B1C" w14:textId="77777777" w:rsidR="00C5742C" w:rsidRPr="006351A8" w:rsidRDefault="00C5742C">
      <w:pPr>
        <w:numPr>
          <w:ilvl w:val="0"/>
          <w:numId w:val="6"/>
        </w:numPr>
        <w:spacing w:before="100" w:beforeAutospacing="1" w:after="100" w:afterAutospacing="1" w:line="240" w:lineRule="auto"/>
        <w:ind w:left="1440"/>
        <w:divId w:val="820510848"/>
        <w:rPr>
          <w:rFonts w:eastAsia="Times New Roman"/>
          <w:lang w:val="en-GB"/>
        </w:rPr>
      </w:pPr>
      <w:r w:rsidRPr="00FF238E">
        <w:rPr>
          <w:rFonts w:eastAsia="Times New Roman"/>
          <w:i/>
          <w:iCs/>
          <w:lang w:val="en-GB"/>
          <w:rPrChange w:id="25" w:author="Heidi Agerbo Christensen" w:date="2026-03-02T09:07:00Z" w16du:dateUtc="2026-03-02T08:07:00Z">
            <w:rPr>
              <w:rFonts w:eastAsia="Times New Roman"/>
              <w:lang w:val="en-GB"/>
            </w:rPr>
          </w:rPrChange>
        </w:rPr>
        <w:t>Practical Data Science with R</w:t>
      </w:r>
      <w:r w:rsidRPr="006351A8">
        <w:rPr>
          <w:rFonts w:eastAsia="Times New Roman"/>
          <w:lang w:val="en-GB"/>
        </w:rPr>
        <w:t>, 2nd edition, Zumel and Mount</w:t>
      </w:r>
    </w:p>
    <w:p w14:paraId="0A63AE20" w14:textId="77777777" w:rsidR="00C5742C" w:rsidRPr="006351A8" w:rsidRDefault="00C5742C">
      <w:pPr>
        <w:pStyle w:val="Heading2"/>
        <w:divId w:val="142620245"/>
        <w:rPr>
          <w:rFonts w:eastAsia="Times New Roman"/>
          <w:lang w:val="en-GB"/>
        </w:rPr>
      </w:pPr>
      <w:r w:rsidRPr="006351A8">
        <w:rPr>
          <w:rFonts w:eastAsia="Times New Roman"/>
          <w:lang w:val="en-GB"/>
        </w:rPr>
        <w:t> </w:t>
      </w:r>
    </w:p>
    <w:p w14:paraId="2D1BCA02" w14:textId="77777777" w:rsidR="00C5742C" w:rsidRPr="006351A8" w:rsidRDefault="00C5742C">
      <w:pPr>
        <w:divId w:val="142620245"/>
        <w:rPr>
          <w:rFonts w:eastAsia="Times New Roman"/>
          <w:lang w:val="en-GB"/>
        </w:rPr>
      </w:pPr>
      <w:r w:rsidRPr="006351A8">
        <w:rPr>
          <w:rFonts w:eastAsia="Times New Roman"/>
          <w:lang w:val="en-GB"/>
        </w:rPr>
        <w:t>ECTS</w:t>
      </w:r>
    </w:p>
    <w:p w14:paraId="1E21740A" w14:textId="77777777" w:rsidR="00C5742C" w:rsidRPr="006351A8" w:rsidRDefault="00C5742C">
      <w:pPr>
        <w:ind w:left="720"/>
        <w:divId w:val="142620245"/>
        <w:rPr>
          <w:rFonts w:eastAsia="Times New Roman"/>
          <w:lang w:val="en-GB"/>
        </w:rPr>
      </w:pPr>
      <w:r w:rsidRPr="006351A8">
        <w:rPr>
          <w:rFonts w:eastAsia="Times New Roman"/>
          <w:lang w:val="en-GB"/>
        </w:rPr>
        <w:t>5</w:t>
      </w:r>
    </w:p>
    <w:p w14:paraId="046D57C9" w14:textId="77777777" w:rsidR="00C5742C" w:rsidRPr="006351A8" w:rsidRDefault="00C5742C">
      <w:pPr>
        <w:divId w:val="142620245"/>
        <w:rPr>
          <w:rFonts w:eastAsia="Times New Roman"/>
          <w:lang w:val="en-GB"/>
        </w:rPr>
      </w:pPr>
      <w:r w:rsidRPr="006351A8">
        <w:rPr>
          <w:rFonts w:eastAsia="Times New Roman"/>
          <w:lang w:val="en-GB"/>
        </w:rPr>
        <w:t>Period</w:t>
      </w:r>
    </w:p>
    <w:p w14:paraId="71CD7DAD" w14:textId="77777777" w:rsidR="00C5742C" w:rsidRPr="006351A8" w:rsidRDefault="00C5742C">
      <w:pPr>
        <w:ind w:left="720"/>
        <w:divId w:val="142620245"/>
        <w:rPr>
          <w:rFonts w:eastAsia="Times New Roman"/>
          <w:lang w:val="en-GB"/>
        </w:rPr>
      </w:pPr>
      <w:r w:rsidRPr="006351A8">
        <w:rPr>
          <w:rFonts w:eastAsia="Times New Roman"/>
          <w:lang w:val="en-GB"/>
        </w:rPr>
        <w:t>Spring semester 2027</w:t>
      </w:r>
    </w:p>
    <w:p w14:paraId="735B56DF" w14:textId="77777777" w:rsidR="00C5742C" w:rsidRPr="006351A8" w:rsidRDefault="00C5742C">
      <w:pPr>
        <w:divId w:val="142620245"/>
        <w:rPr>
          <w:rFonts w:eastAsia="Times New Roman"/>
          <w:lang w:val="en-GB"/>
        </w:rPr>
      </w:pPr>
      <w:r w:rsidRPr="006351A8">
        <w:rPr>
          <w:rFonts w:eastAsia="Times New Roman"/>
          <w:lang w:val="en-GB"/>
        </w:rPr>
        <w:t>Level</w:t>
      </w:r>
    </w:p>
    <w:p w14:paraId="1220A120" w14:textId="77777777" w:rsidR="00C5742C" w:rsidRPr="006351A8" w:rsidRDefault="00C5742C">
      <w:pPr>
        <w:ind w:left="720"/>
        <w:divId w:val="142620245"/>
        <w:rPr>
          <w:rFonts w:eastAsia="Times New Roman"/>
          <w:lang w:val="en-GB"/>
        </w:rPr>
      </w:pPr>
      <w:r w:rsidRPr="006351A8">
        <w:rPr>
          <w:rFonts w:eastAsia="Times New Roman"/>
          <w:lang w:val="en-GB"/>
        </w:rPr>
        <w:t>Bachelor</w:t>
      </w:r>
    </w:p>
    <w:p w14:paraId="08D202B3" w14:textId="77777777" w:rsidR="00C5742C" w:rsidRPr="006351A8" w:rsidRDefault="00C5742C">
      <w:pPr>
        <w:divId w:val="142620245"/>
        <w:rPr>
          <w:rFonts w:eastAsia="Times New Roman"/>
          <w:lang w:val="en-GB"/>
        </w:rPr>
      </w:pPr>
      <w:r w:rsidRPr="006351A8">
        <w:rPr>
          <w:rFonts w:eastAsia="Times New Roman"/>
          <w:lang w:val="en-GB"/>
        </w:rPr>
        <w:lastRenderedPageBreak/>
        <w:t>Academic term</w:t>
      </w:r>
    </w:p>
    <w:p w14:paraId="7BBE37BC" w14:textId="77777777" w:rsidR="00C5742C" w:rsidRPr="006351A8" w:rsidRDefault="00C5742C">
      <w:pPr>
        <w:ind w:left="720"/>
        <w:divId w:val="142620245"/>
        <w:rPr>
          <w:rFonts w:eastAsia="Times New Roman"/>
          <w:lang w:val="en-GB"/>
        </w:rPr>
      </w:pPr>
      <w:r w:rsidRPr="006351A8">
        <w:rPr>
          <w:rFonts w:eastAsia="Times New Roman"/>
          <w:lang w:val="en-GB"/>
        </w:rPr>
        <w:t>BSc: 4th semester</w:t>
      </w:r>
    </w:p>
    <w:p w14:paraId="4B6D15AA" w14:textId="77777777" w:rsidR="00C5742C" w:rsidRPr="006351A8" w:rsidRDefault="00C5742C">
      <w:pPr>
        <w:divId w:val="142620245"/>
        <w:rPr>
          <w:rFonts w:eastAsia="Times New Roman"/>
          <w:lang w:val="en-GB"/>
        </w:rPr>
      </w:pPr>
      <w:r w:rsidRPr="006351A8">
        <w:rPr>
          <w:rFonts w:eastAsia="Times New Roman"/>
          <w:lang w:val="en-GB"/>
        </w:rPr>
        <w:t>Hours - weeks - periods</w:t>
      </w:r>
    </w:p>
    <w:p w14:paraId="32E50A07" w14:textId="5153D304" w:rsidR="00C5742C" w:rsidRPr="006351A8" w:rsidRDefault="006351A8">
      <w:pPr>
        <w:pStyle w:val="NormalWeb"/>
        <w:ind w:left="720"/>
        <w:divId w:val="142620245"/>
        <w:rPr>
          <w:lang w:val="en-GB"/>
        </w:rPr>
      </w:pPr>
      <w:ins w:id="26" w:author="Heidi Agerbo Christensen" w:date="2026-03-02T08:48:00Z" w16du:dateUtc="2026-03-02T07:48:00Z">
        <w:r>
          <w:t xml:space="preserve">30 </w:t>
        </w:r>
      </w:ins>
      <w:ins w:id="27" w:author="Heidi Agerbo Christensen" w:date="2026-03-02T08:48:00Z">
        <w:r w:rsidRPr="006351A8">
          <w:t xml:space="preserve">lectures and </w:t>
        </w:r>
      </w:ins>
      <w:ins w:id="28" w:author="Heidi Agerbo Christensen" w:date="2026-03-02T08:48:00Z" w16du:dateUtc="2026-03-02T07:48:00Z">
        <w:r>
          <w:t>30</w:t>
        </w:r>
      </w:ins>
      <w:ins w:id="29" w:author="Heidi Agerbo Christensen" w:date="2026-03-02T08:48:00Z">
        <w:r w:rsidRPr="006351A8">
          <w:t xml:space="preserve"> tutorials throughout the semester</w:t>
        </w:r>
      </w:ins>
      <w:del w:id="30" w:author="Heidi Agerbo Christensen" w:date="2026-03-02T08:48:00Z" w16du:dateUtc="2026-03-02T07:48:00Z">
        <w:r w:rsidR="00C5742C" w:rsidRPr="006351A8" w:rsidDel="006351A8">
          <w:rPr>
            <w:lang w:val="en-GB"/>
          </w:rPr>
          <w:delText>1x2 lectures and 1x2 tutorial per week (average) for 15 weeks</w:delText>
        </w:r>
      </w:del>
      <w:r w:rsidR="00C5742C" w:rsidRPr="006351A8">
        <w:rPr>
          <w:lang w:val="en-GB"/>
        </w:rPr>
        <w:t xml:space="preserve">. </w:t>
      </w:r>
      <w:commentRangeStart w:id="31"/>
      <w:r w:rsidR="00C5742C" w:rsidRPr="006351A8">
        <w:rPr>
          <w:lang w:val="en-GB"/>
        </w:rPr>
        <w:t>Some tutorials will be replaced by a study café.</w:t>
      </w:r>
      <w:commentRangeEnd w:id="31"/>
      <w:r w:rsidRPr="006351A8">
        <w:rPr>
          <w:rStyle w:val="CommentReference"/>
          <w:sz w:val="24"/>
          <w:szCs w:val="24"/>
          <w:lang w:val="en-GB"/>
        </w:rPr>
        <w:commentReference w:id="31"/>
      </w:r>
    </w:p>
    <w:p w14:paraId="17BE7E45" w14:textId="509EEFBF" w:rsidR="00C5742C" w:rsidRPr="006351A8" w:rsidRDefault="00C5742C">
      <w:pPr>
        <w:ind w:left="720"/>
        <w:divId w:val="142620245"/>
        <w:rPr>
          <w:rFonts w:eastAsia="Times New Roman"/>
          <w:lang w:val="en-GB"/>
        </w:rPr>
      </w:pPr>
      <w:r w:rsidRPr="006351A8">
        <w:rPr>
          <w:rFonts w:eastAsia="Times New Roman"/>
          <w:lang w:val="en-GB"/>
        </w:rPr>
        <w:t>In one</w:t>
      </w:r>
      <w:ins w:id="32" w:author="Heidi Agerbo Christensen" w:date="2026-03-02T08:49:00Z" w16du:dateUtc="2026-03-02T07:49:00Z">
        <w:r w:rsidR="006351A8">
          <w:rPr>
            <w:rFonts w:eastAsia="Times New Roman"/>
            <w:lang w:val="en-GB"/>
          </w:rPr>
          <w:t xml:space="preserve"> of the</w:t>
        </w:r>
      </w:ins>
      <w:r w:rsidRPr="006351A8">
        <w:rPr>
          <w:rFonts w:eastAsia="Times New Roman"/>
          <w:lang w:val="en-GB"/>
        </w:rPr>
        <w:t xml:space="preserve"> week</w:t>
      </w:r>
      <w:ins w:id="33" w:author="Heidi Agerbo Christensen" w:date="2026-03-02T08:49:00Z" w16du:dateUtc="2026-03-02T07:49:00Z">
        <w:r w:rsidR="006351A8">
          <w:rPr>
            <w:rFonts w:eastAsia="Times New Roman"/>
            <w:lang w:val="en-GB"/>
          </w:rPr>
          <w:t>s,</w:t>
        </w:r>
      </w:ins>
      <w:r w:rsidRPr="006351A8">
        <w:rPr>
          <w:rFonts w:eastAsia="Times New Roman"/>
          <w:lang w:val="en-GB"/>
        </w:rPr>
        <w:t xml:space="preserve"> teaching will be replaced by project work resulting in a written report.</w:t>
      </w:r>
    </w:p>
    <w:p w14:paraId="01FEDABD" w14:textId="77777777" w:rsidR="00C5742C" w:rsidRPr="006351A8" w:rsidRDefault="00C5742C">
      <w:pPr>
        <w:divId w:val="142620245"/>
        <w:rPr>
          <w:rFonts w:eastAsia="Times New Roman"/>
          <w:lang w:val="en-GB"/>
        </w:rPr>
      </w:pPr>
      <w:r w:rsidRPr="006351A8">
        <w:rPr>
          <w:rFonts w:eastAsia="Times New Roman"/>
          <w:lang w:val="en-GB"/>
        </w:rPr>
        <w:t>Language of instruction</w:t>
      </w:r>
    </w:p>
    <w:p w14:paraId="291A2495" w14:textId="77777777" w:rsidR="00C5742C" w:rsidRPr="006351A8" w:rsidRDefault="00C5742C">
      <w:pPr>
        <w:ind w:left="720"/>
        <w:divId w:val="142620245"/>
        <w:rPr>
          <w:rFonts w:eastAsia="Times New Roman"/>
          <w:lang w:val="en-GB"/>
        </w:rPr>
      </w:pPr>
      <w:r w:rsidRPr="006351A8">
        <w:rPr>
          <w:rFonts w:eastAsia="Times New Roman"/>
          <w:lang w:val="en-GB"/>
        </w:rPr>
        <w:t>English</w:t>
      </w:r>
    </w:p>
    <w:p w14:paraId="6AFA2A24" w14:textId="77777777" w:rsidR="00C5742C" w:rsidRPr="006351A8" w:rsidRDefault="00C5742C">
      <w:pPr>
        <w:divId w:val="142620245"/>
        <w:rPr>
          <w:rFonts w:eastAsia="Times New Roman"/>
          <w:lang w:val="en-GB"/>
        </w:rPr>
      </w:pPr>
      <w:r w:rsidRPr="006351A8">
        <w:rPr>
          <w:rFonts w:eastAsia="Times New Roman"/>
          <w:lang w:val="en-GB"/>
        </w:rPr>
        <w:t>Course type</w:t>
      </w:r>
    </w:p>
    <w:p w14:paraId="1A2F98E6" w14:textId="77777777" w:rsidR="00C5742C" w:rsidRPr="006351A8" w:rsidRDefault="00C5742C">
      <w:pPr>
        <w:ind w:left="720"/>
        <w:divId w:val="142620245"/>
        <w:rPr>
          <w:rFonts w:eastAsia="Times New Roman"/>
          <w:lang w:val="en-GB"/>
        </w:rPr>
      </w:pPr>
      <w:r w:rsidRPr="006351A8">
        <w:rPr>
          <w:rFonts w:eastAsia="Times New Roman"/>
          <w:lang w:val="en-GB"/>
        </w:rPr>
        <w:t>Vacant place scheme, Ordinary, Exchange</w:t>
      </w:r>
    </w:p>
    <w:p w14:paraId="2F095FBC" w14:textId="77777777" w:rsidR="00C5742C" w:rsidRPr="006351A8" w:rsidRDefault="00C5742C">
      <w:pPr>
        <w:divId w:val="142620245"/>
        <w:rPr>
          <w:rFonts w:eastAsia="Times New Roman"/>
          <w:lang w:val="en-GB"/>
        </w:rPr>
      </w:pPr>
      <w:r w:rsidRPr="006351A8">
        <w:rPr>
          <w:rFonts w:eastAsia="Times New Roman"/>
          <w:lang w:val="en-GB"/>
        </w:rPr>
        <w:t>Primary programme</w:t>
      </w:r>
    </w:p>
    <w:p w14:paraId="15AA8145" w14:textId="77777777" w:rsidR="00C5742C" w:rsidRPr="006351A8" w:rsidRDefault="00C5742C">
      <w:pPr>
        <w:ind w:left="720"/>
        <w:divId w:val="142620245"/>
        <w:rPr>
          <w:rFonts w:eastAsia="Times New Roman"/>
          <w:lang w:val="en-GB"/>
        </w:rPr>
      </w:pPr>
      <w:r w:rsidRPr="006351A8">
        <w:rPr>
          <w:rFonts w:eastAsia="Times New Roman"/>
          <w:lang w:val="en-GB"/>
        </w:rPr>
        <w:t>Bachelor's Degree Programme in Economics and Business Administration</w:t>
      </w:r>
    </w:p>
    <w:p w14:paraId="492E02F7" w14:textId="77777777" w:rsidR="00C5742C" w:rsidRPr="006351A8" w:rsidRDefault="00C5742C">
      <w:pPr>
        <w:divId w:val="142620245"/>
        <w:rPr>
          <w:rFonts w:eastAsia="Times New Roman"/>
          <w:lang w:val="en-GB"/>
        </w:rPr>
      </w:pPr>
      <w:r w:rsidRPr="006351A8">
        <w:rPr>
          <w:rFonts w:eastAsia="Times New Roman"/>
          <w:lang w:val="en-GB"/>
        </w:rPr>
        <w:t>Related educations</w:t>
      </w:r>
    </w:p>
    <w:p w14:paraId="0534A1D7" w14:textId="77777777" w:rsidR="00C5742C" w:rsidRPr="006351A8" w:rsidRDefault="00C5742C">
      <w:pPr>
        <w:divId w:val="142620245"/>
        <w:rPr>
          <w:rFonts w:eastAsia="Times New Roman"/>
          <w:lang w:val="en-GB"/>
        </w:rPr>
      </w:pPr>
      <w:r w:rsidRPr="006351A8">
        <w:rPr>
          <w:rFonts w:eastAsia="Times New Roman"/>
          <w:lang w:val="en-GB"/>
        </w:rPr>
        <w:t>Department</w:t>
      </w:r>
    </w:p>
    <w:p w14:paraId="4F315BFE" w14:textId="77777777" w:rsidR="00C5742C" w:rsidRPr="006351A8" w:rsidRDefault="00C5742C">
      <w:pPr>
        <w:ind w:left="720"/>
        <w:divId w:val="142620245"/>
        <w:rPr>
          <w:rFonts w:eastAsia="Times New Roman"/>
          <w:lang w:val="en-GB"/>
        </w:rPr>
      </w:pPr>
      <w:r w:rsidRPr="006351A8">
        <w:rPr>
          <w:rFonts w:eastAsia="Times New Roman"/>
          <w:lang w:val="en-GB"/>
        </w:rPr>
        <w:t>Department of Economics and Business Economics</w:t>
      </w:r>
    </w:p>
    <w:p w14:paraId="33A30387" w14:textId="77777777" w:rsidR="00C5742C" w:rsidRPr="006351A8" w:rsidRDefault="00C5742C">
      <w:pPr>
        <w:divId w:val="142620245"/>
        <w:rPr>
          <w:rFonts w:eastAsia="Times New Roman"/>
          <w:lang w:val="en-GB"/>
        </w:rPr>
      </w:pPr>
      <w:r w:rsidRPr="006351A8">
        <w:rPr>
          <w:rFonts w:eastAsia="Times New Roman"/>
          <w:lang w:val="en-GB"/>
        </w:rPr>
        <w:t>Faculty</w:t>
      </w:r>
    </w:p>
    <w:p w14:paraId="0FCB2D3C" w14:textId="77777777" w:rsidR="00C5742C" w:rsidRPr="006351A8" w:rsidRDefault="00C5742C">
      <w:pPr>
        <w:ind w:left="720"/>
        <w:divId w:val="142620245"/>
        <w:rPr>
          <w:rFonts w:eastAsia="Times New Roman"/>
          <w:lang w:val="en-GB"/>
        </w:rPr>
      </w:pPr>
      <w:r w:rsidRPr="006351A8">
        <w:rPr>
          <w:rFonts w:eastAsia="Times New Roman"/>
          <w:lang w:val="en-GB"/>
        </w:rPr>
        <w:t>Aarhus BSS</w:t>
      </w:r>
    </w:p>
    <w:p w14:paraId="00930C73" w14:textId="77777777" w:rsidR="00C5742C" w:rsidRPr="006351A8" w:rsidRDefault="00C5742C">
      <w:pPr>
        <w:divId w:val="142620245"/>
        <w:rPr>
          <w:rFonts w:eastAsia="Times New Roman"/>
          <w:lang w:val="en-GB"/>
        </w:rPr>
      </w:pPr>
      <w:r w:rsidRPr="006351A8">
        <w:rPr>
          <w:rFonts w:eastAsia="Times New Roman"/>
          <w:lang w:val="en-GB"/>
        </w:rPr>
        <w:t>Board of Studies</w:t>
      </w:r>
    </w:p>
    <w:p w14:paraId="24514D5A" w14:textId="77777777" w:rsidR="00C5742C" w:rsidRPr="006351A8" w:rsidRDefault="00C5742C">
      <w:pPr>
        <w:ind w:left="720"/>
        <w:divId w:val="142620245"/>
        <w:rPr>
          <w:rFonts w:eastAsia="Times New Roman"/>
          <w:lang w:val="en-GB"/>
        </w:rPr>
      </w:pPr>
      <w:r w:rsidRPr="006351A8">
        <w:rPr>
          <w:rFonts w:eastAsia="Times New Roman"/>
          <w:lang w:val="en-GB"/>
        </w:rPr>
        <w:t>Board of Studies for Economics and Business Administration</w:t>
      </w:r>
    </w:p>
    <w:p w14:paraId="5E114AAA" w14:textId="77777777" w:rsidR="00C5742C" w:rsidRPr="006351A8" w:rsidRDefault="00C5742C">
      <w:pPr>
        <w:divId w:val="142620245"/>
        <w:rPr>
          <w:rFonts w:eastAsia="Times New Roman"/>
          <w:lang w:val="en-GB"/>
        </w:rPr>
      </w:pPr>
      <w:r w:rsidRPr="006351A8">
        <w:rPr>
          <w:rFonts w:eastAsia="Times New Roman"/>
          <w:lang w:val="en-GB"/>
        </w:rPr>
        <w:t>Location</w:t>
      </w:r>
    </w:p>
    <w:p w14:paraId="586A4059" w14:textId="77777777" w:rsidR="00C5742C" w:rsidRPr="006351A8" w:rsidRDefault="00C5742C">
      <w:pPr>
        <w:ind w:left="720"/>
        <w:divId w:val="142620245"/>
        <w:rPr>
          <w:rFonts w:eastAsia="Times New Roman"/>
          <w:lang w:val="en-GB"/>
        </w:rPr>
      </w:pPr>
      <w:r w:rsidRPr="006351A8">
        <w:rPr>
          <w:rFonts w:eastAsia="Times New Roman"/>
          <w:lang w:val="en-GB"/>
        </w:rPr>
        <w:t>Aarhus</w:t>
      </w:r>
    </w:p>
    <w:p w14:paraId="7F337DBB" w14:textId="77777777" w:rsidR="00C5742C" w:rsidRPr="006351A8" w:rsidRDefault="00C5742C">
      <w:pPr>
        <w:divId w:val="142620245"/>
        <w:rPr>
          <w:rFonts w:eastAsia="Times New Roman"/>
          <w:lang w:val="en-GB"/>
        </w:rPr>
      </w:pPr>
      <w:r w:rsidRPr="006351A8">
        <w:rPr>
          <w:rFonts w:eastAsia="Times New Roman"/>
          <w:lang w:val="en-GB"/>
        </w:rPr>
        <w:t>STADS UVA code</w:t>
      </w:r>
    </w:p>
    <w:p w14:paraId="756B623F" w14:textId="77777777" w:rsidR="00C5742C" w:rsidRPr="006351A8" w:rsidRDefault="00C5742C">
      <w:pPr>
        <w:ind w:left="720"/>
        <w:divId w:val="142620245"/>
        <w:rPr>
          <w:rFonts w:eastAsia="Times New Roman"/>
          <w:lang w:val="en-GB"/>
        </w:rPr>
      </w:pPr>
      <w:r w:rsidRPr="006351A8">
        <w:rPr>
          <w:rFonts w:eastAsia="Times New Roman"/>
          <w:lang w:val="en-GB"/>
        </w:rPr>
        <w:t>460251U021</w:t>
      </w:r>
    </w:p>
    <w:p w14:paraId="33A4F9B5" w14:textId="77777777" w:rsidR="00C5742C" w:rsidRPr="006351A8" w:rsidRDefault="00C5742C">
      <w:pPr>
        <w:divId w:val="142620245"/>
        <w:rPr>
          <w:rFonts w:eastAsia="Times New Roman"/>
          <w:lang w:val="en-GB"/>
        </w:rPr>
      </w:pPr>
      <w:r w:rsidRPr="006351A8">
        <w:rPr>
          <w:rFonts w:eastAsia="Times New Roman"/>
          <w:lang w:val="en-GB"/>
        </w:rPr>
        <w:t>EKA code</w:t>
      </w:r>
    </w:p>
    <w:p w14:paraId="5B0C611B" w14:textId="77777777" w:rsidR="00C5742C" w:rsidRPr="006351A8" w:rsidRDefault="00C5742C">
      <w:pPr>
        <w:ind w:left="720"/>
        <w:divId w:val="142620245"/>
        <w:rPr>
          <w:rFonts w:eastAsia="Times New Roman"/>
          <w:lang w:val="en-GB"/>
        </w:rPr>
      </w:pPr>
      <w:r w:rsidRPr="006351A8">
        <w:rPr>
          <w:rFonts w:eastAsia="Times New Roman"/>
          <w:lang w:val="en-GB"/>
        </w:rPr>
        <w:t>460251E014 (The accuracy of the EKA data cannot be guaranteed)</w:t>
      </w:r>
    </w:p>
    <w:sectPr w:rsidR="00C5742C" w:rsidRPr="006351A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Heidi Agerbo Christensen" w:date="2026-03-02T08:57:00Z" w:initials="HC">
    <w:p w14:paraId="68790AC6" w14:textId="77777777" w:rsidR="00083046" w:rsidRDefault="00083046" w:rsidP="00083046">
      <w:pPr>
        <w:pStyle w:val="CommentText"/>
      </w:pPr>
      <w:r>
        <w:rPr>
          <w:rStyle w:val="CommentReference"/>
        </w:rPr>
        <w:annotationRef/>
      </w:r>
      <w:r>
        <w:t>Der skal indsættes et afsnit/et tekststykke, som kort beskriver formålet med kurset.</w:t>
      </w:r>
    </w:p>
  </w:comment>
  <w:comment w:id="22" w:author="Heidi Agerbo Christensen" w:date="2026-03-02T09:07:00Z" w:initials="HC">
    <w:p w14:paraId="0AB6E482" w14:textId="77777777" w:rsidR="00FF238E" w:rsidRDefault="00FF238E" w:rsidP="00FF238E">
      <w:pPr>
        <w:pStyle w:val="CommentText"/>
      </w:pPr>
      <w:r>
        <w:rPr>
          <w:rStyle w:val="CommentReference"/>
        </w:rPr>
        <w:annotationRef/>
      </w:r>
      <w:r>
        <w:t>I den danske udgave står der desuden følgende under Kom. til UV-form:</w:t>
      </w:r>
    </w:p>
    <w:p w14:paraId="25690D1F" w14:textId="77777777" w:rsidR="00FF238E" w:rsidRDefault="00FF238E" w:rsidP="00FF238E">
      <w:pPr>
        <w:pStyle w:val="CommentText"/>
      </w:pPr>
    </w:p>
    <w:p w14:paraId="4A291316" w14:textId="77777777" w:rsidR="00FF238E" w:rsidRDefault="00FF238E" w:rsidP="00FF238E">
      <w:pPr>
        <w:pStyle w:val="CommentText"/>
      </w:pPr>
      <w:r>
        <w:rPr>
          <w:i/>
          <w:iCs/>
        </w:rPr>
        <w:t>Applikationerne er lavet med rigtige data og det statistiske softwaremiljø R. R er et open source-softwaremiljø og bruges i mange virksomheder.</w:t>
      </w:r>
    </w:p>
    <w:p w14:paraId="24CE0F02" w14:textId="77777777" w:rsidR="00FF238E" w:rsidRDefault="00FF238E" w:rsidP="00FF238E">
      <w:pPr>
        <w:pStyle w:val="CommentText"/>
      </w:pPr>
    </w:p>
    <w:p w14:paraId="659D80DB" w14:textId="77777777" w:rsidR="00FF238E" w:rsidRDefault="00FF238E" w:rsidP="00FF238E">
      <w:pPr>
        <w:pStyle w:val="CommentText"/>
      </w:pPr>
      <w:r>
        <w:t>Skal det også stå her i den engelske udgave af kursusbeskrivelsen?</w:t>
      </w:r>
    </w:p>
  </w:comment>
  <w:comment w:id="31" w:author="Heidi Agerbo Christensen" w:date="2026-03-02T08:48:00Z" w:initials="HC">
    <w:p w14:paraId="4C406816" w14:textId="77777777" w:rsidR="006351A8" w:rsidRDefault="006351A8" w:rsidP="006351A8">
      <w:pPr>
        <w:pStyle w:val="CommentText"/>
      </w:pPr>
      <w:r>
        <w:rPr>
          <w:rStyle w:val="CommentReference"/>
        </w:rPr>
        <w:annotationRef/>
      </w:r>
      <w:r>
        <w:t>Dette står ikke i den danske udgave.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790AC6" w15:done="0"/>
  <w15:commentEx w15:paraId="659D80DB" w15:done="0"/>
  <w15:commentEx w15:paraId="4C4068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825AFB" w16cex:dateUtc="2026-03-02T07:57:00Z"/>
  <w16cex:commentExtensible w16cex:durableId="3802F603" w16cex:dateUtc="2026-03-02T08:07:00Z"/>
  <w16cex:commentExtensible w16cex:durableId="7D73D46F" w16cex:dateUtc="2026-03-02T07: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790AC6" w16cid:durableId="50825AFB"/>
  <w16cid:commentId w16cid:paraId="659D80DB" w16cid:durableId="3802F603"/>
  <w16cid:commentId w16cid:paraId="4C406816" w16cid:durableId="7D73D46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674BF"/>
    <w:multiLevelType w:val="multilevel"/>
    <w:tmpl w:val="2C7C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871AFC"/>
    <w:multiLevelType w:val="multilevel"/>
    <w:tmpl w:val="FDB0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507A9E"/>
    <w:multiLevelType w:val="multilevel"/>
    <w:tmpl w:val="B396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EC47EF"/>
    <w:multiLevelType w:val="multilevel"/>
    <w:tmpl w:val="D08E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F61F3B"/>
    <w:multiLevelType w:val="multilevel"/>
    <w:tmpl w:val="C6C2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956D6A"/>
    <w:multiLevelType w:val="multilevel"/>
    <w:tmpl w:val="8F5C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3512574">
    <w:abstractNumId w:val="4"/>
  </w:num>
  <w:num w:numId="2" w16cid:durableId="440494468">
    <w:abstractNumId w:val="5"/>
  </w:num>
  <w:num w:numId="3" w16cid:durableId="484660680">
    <w:abstractNumId w:val="0"/>
  </w:num>
  <w:num w:numId="4" w16cid:durableId="355499626">
    <w:abstractNumId w:val="1"/>
  </w:num>
  <w:num w:numId="5" w16cid:durableId="570581007">
    <w:abstractNumId w:val="2"/>
  </w:num>
  <w:num w:numId="6" w16cid:durableId="194106346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idi Agerbo Christensen">
    <w15:presenceInfo w15:providerId="AD" w15:userId="S::au232767@uni.au.dk::26595048-7485-4432-8716-a2be0170c5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CDA"/>
    <w:rsid w:val="00083046"/>
    <w:rsid w:val="001058D8"/>
    <w:rsid w:val="00170B0E"/>
    <w:rsid w:val="00183362"/>
    <w:rsid w:val="00197CDA"/>
    <w:rsid w:val="006351A8"/>
    <w:rsid w:val="006F4952"/>
    <w:rsid w:val="00A93F47"/>
    <w:rsid w:val="00C5742C"/>
    <w:rsid w:val="00E34AC9"/>
    <w:rsid w:val="00FF238E"/>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25260"/>
  <w15:docId w15:val="{D30EC2F1-F59A-4A14-9DB0-28B350143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a-DK" w:eastAsia="da-D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hAnsi="Times New Roman" w:cs="Times New Roman"/>
      <w:b/>
      <w:bCs/>
      <w:kern w:val="0"/>
      <w:sz w:val="36"/>
      <w:szCs w:val="36"/>
    </w:rPr>
  </w:style>
  <w:style w:type="paragraph" w:styleId="Heading4">
    <w:name w:val="heading 4"/>
    <w:basedOn w:val="Normal"/>
    <w:link w:val="Heading4Char"/>
    <w:uiPriority w:val="9"/>
    <w:qFormat/>
    <w:pPr>
      <w:spacing w:before="100" w:beforeAutospacing="1" w:after="100" w:afterAutospacing="1" w:line="240" w:lineRule="auto"/>
      <w:outlineLvl w:val="3"/>
    </w:pPr>
    <w:rPr>
      <w:rFonts w:ascii="Times New Roman" w:hAnsi="Times New Roman" w:cs="Times New Roman"/>
      <w:b/>
      <w:bCs/>
      <w:kern w:val="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customStyle="1" w:styleId="Heading4Char">
    <w:name w:val="Heading 4 Char"/>
    <w:basedOn w:val="DefaultParagraphFont"/>
    <w:link w:val="Heading4"/>
    <w:uiPriority w:val="9"/>
    <w:rPr>
      <w:rFonts w:ascii="Times New Roman" w:hAnsi="Times New Roman" w:cs="Times New Roman"/>
      <w:b/>
      <w:bCs/>
      <w:kern w:val="0"/>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cs="Times New Roman"/>
      <w:kern w:val="0"/>
    </w:r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paragraph" w:styleId="Revision">
    <w:name w:val="Revision"/>
    <w:hidden/>
    <w:uiPriority w:val="99"/>
    <w:semiHidden/>
    <w:rsid w:val="006351A8"/>
    <w:pPr>
      <w:spacing w:after="0" w:line="240" w:lineRule="auto"/>
    </w:pPr>
  </w:style>
  <w:style w:type="character" w:styleId="CommentReference">
    <w:name w:val="annotation reference"/>
    <w:basedOn w:val="DefaultParagraphFont"/>
    <w:uiPriority w:val="99"/>
    <w:semiHidden/>
    <w:unhideWhenUsed/>
    <w:rsid w:val="006351A8"/>
    <w:rPr>
      <w:sz w:val="16"/>
      <w:szCs w:val="16"/>
    </w:rPr>
  </w:style>
  <w:style w:type="paragraph" w:styleId="CommentText">
    <w:name w:val="annotation text"/>
    <w:basedOn w:val="Normal"/>
    <w:link w:val="CommentTextChar"/>
    <w:uiPriority w:val="99"/>
    <w:unhideWhenUsed/>
    <w:rsid w:val="006351A8"/>
    <w:pPr>
      <w:spacing w:line="240" w:lineRule="auto"/>
    </w:pPr>
    <w:rPr>
      <w:sz w:val="20"/>
      <w:szCs w:val="20"/>
    </w:rPr>
  </w:style>
  <w:style w:type="character" w:customStyle="1" w:styleId="CommentTextChar">
    <w:name w:val="Comment Text Char"/>
    <w:basedOn w:val="DefaultParagraphFont"/>
    <w:link w:val="CommentText"/>
    <w:uiPriority w:val="99"/>
    <w:rsid w:val="006351A8"/>
    <w:rPr>
      <w:sz w:val="20"/>
      <w:szCs w:val="20"/>
    </w:rPr>
  </w:style>
  <w:style w:type="paragraph" w:styleId="CommentSubject">
    <w:name w:val="annotation subject"/>
    <w:basedOn w:val="CommentText"/>
    <w:next w:val="CommentText"/>
    <w:link w:val="CommentSubjectChar"/>
    <w:uiPriority w:val="99"/>
    <w:semiHidden/>
    <w:unhideWhenUsed/>
    <w:rsid w:val="006351A8"/>
    <w:rPr>
      <w:b/>
      <w:bCs/>
    </w:rPr>
  </w:style>
  <w:style w:type="character" w:customStyle="1" w:styleId="CommentSubjectChar">
    <w:name w:val="Comment Subject Char"/>
    <w:basedOn w:val="CommentTextChar"/>
    <w:link w:val="CommentSubject"/>
    <w:uiPriority w:val="99"/>
    <w:semiHidden/>
    <w:rsid w:val="006351A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9020924">
      <w:marLeft w:val="0"/>
      <w:marRight w:val="0"/>
      <w:marTop w:val="0"/>
      <w:marBottom w:val="0"/>
      <w:divBdr>
        <w:top w:val="none" w:sz="0" w:space="0" w:color="auto"/>
        <w:left w:val="none" w:sz="0" w:space="0" w:color="auto"/>
        <w:bottom w:val="none" w:sz="0" w:space="0" w:color="auto"/>
        <w:right w:val="none" w:sz="0" w:space="0" w:color="auto"/>
      </w:divBdr>
      <w:divsChild>
        <w:div w:id="968441425">
          <w:marLeft w:val="0"/>
          <w:marRight w:val="0"/>
          <w:marTop w:val="0"/>
          <w:marBottom w:val="0"/>
          <w:divBdr>
            <w:top w:val="none" w:sz="0" w:space="0" w:color="auto"/>
            <w:left w:val="none" w:sz="0" w:space="0" w:color="auto"/>
            <w:bottom w:val="none" w:sz="0" w:space="0" w:color="auto"/>
            <w:right w:val="none" w:sz="0" w:space="0" w:color="auto"/>
          </w:divBdr>
          <w:divsChild>
            <w:div w:id="1864439481">
              <w:marLeft w:val="0"/>
              <w:marRight w:val="0"/>
              <w:marTop w:val="0"/>
              <w:marBottom w:val="0"/>
              <w:divBdr>
                <w:top w:val="none" w:sz="0" w:space="0" w:color="auto"/>
                <w:left w:val="none" w:sz="0" w:space="0" w:color="auto"/>
                <w:bottom w:val="none" w:sz="0" w:space="0" w:color="auto"/>
                <w:right w:val="none" w:sz="0" w:space="0" w:color="auto"/>
              </w:divBdr>
              <w:divsChild>
                <w:div w:id="648827133">
                  <w:marLeft w:val="0"/>
                  <w:marRight w:val="0"/>
                  <w:marTop w:val="0"/>
                  <w:marBottom w:val="0"/>
                  <w:divBdr>
                    <w:top w:val="none" w:sz="0" w:space="0" w:color="auto"/>
                    <w:left w:val="none" w:sz="0" w:space="0" w:color="auto"/>
                    <w:bottom w:val="none" w:sz="0" w:space="0" w:color="auto"/>
                    <w:right w:val="none" w:sz="0" w:space="0" w:color="auto"/>
                  </w:divBdr>
                  <w:divsChild>
                    <w:div w:id="811023295">
                      <w:marLeft w:val="0"/>
                      <w:marRight w:val="0"/>
                      <w:marTop w:val="0"/>
                      <w:marBottom w:val="0"/>
                      <w:divBdr>
                        <w:top w:val="none" w:sz="0" w:space="0" w:color="auto"/>
                        <w:left w:val="none" w:sz="0" w:space="0" w:color="auto"/>
                        <w:bottom w:val="none" w:sz="0" w:space="0" w:color="auto"/>
                        <w:right w:val="none" w:sz="0" w:space="0" w:color="auto"/>
                      </w:divBdr>
                      <w:divsChild>
                        <w:div w:id="982343839">
                          <w:marLeft w:val="0"/>
                          <w:marRight w:val="0"/>
                          <w:marTop w:val="0"/>
                          <w:marBottom w:val="0"/>
                          <w:divBdr>
                            <w:top w:val="none" w:sz="0" w:space="0" w:color="auto"/>
                            <w:left w:val="none" w:sz="0" w:space="0" w:color="auto"/>
                            <w:bottom w:val="none" w:sz="0" w:space="0" w:color="auto"/>
                            <w:right w:val="none" w:sz="0" w:space="0" w:color="auto"/>
                          </w:divBdr>
                          <w:divsChild>
                            <w:div w:id="1900901102">
                              <w:marLeft w:val="0"/>
                              <w:marRight w:val="0"/>
                              <w:marTop w:val="0"/>
                              <w:marBottom w:val="0"/>
                              <w:divBdr>
                                <w:top w:val="none" w:sz="0" w:space="0" w:color="auto"/>
                                <w:left w:val="none" w:sz="0" w:space="0" w:color="auto"/>
                                <w:bottom w:val="none" w:sz="0" w:space="0" w:color="auto"/>
                                <w:right w:val="none" w:sz="0" w:space="0" w:color="auto"/>
                              </w:divBdr>
                            </w:div>
                          </w:divsChild>
                        </w:div>
                        <w:div w:id="820510848">
                          <w:marLeft w:val="0"/>
                          <w:marRight w:val="0"/>
                          <w:marTop w:val="0"/>
                          <w:marBottom w:val="0"/>
                          <w:divBdr>
                            <w:top w:val="none" w:sz="0" w:space="0" w:color="auto"/>
                            <w:left w:val="none" w:sz="0" w:space="0" w:color="auto"/>
                            <w:bottom w:val="none" w:sz="0" w:space="0" w:color="auto"/>
                            <w:right w:val="none" w:sz="0" w:space="0" w:color="auto"/>
                          </w:divBdr>
                          <w:divsChild>
                            <w:div w:id="375006914">
                              <w:marLeft w:val="0"/>
                              <w:marRight w:val="0"/>
                              <w:marTop w:val="0"/>
                              <w:marBottom w:val="0"/>
                              <w:divBdr>
                                <w:top w:val="none" w:sz="0" w:space="0" w:color="auto"/>
                                <w:left w:val="none" w:sz="0" w:space="0" w:color="auto"/>
                                <w:bottom w:val="none" w:sz="0" w:space="0" w:color="auto"/>
                                <w:right w:val="none" w:sz="0" w:space="0" w:color="auto"/>
                              </w:divBdr>
                              <w:divsChild>
                                <w:div w:id="243809069">
                                  <w:marLeft w:val="0"/>
                                  <w:marRight w:val="0"/>
                                  <w:marTop w:val="0"/>
                                  <w:marBottom w:val="0"/>
                                  <w:divBdr>
                                    <w:top w:val="none" w:sz="0" w:space="0" w:color="auto"/>
                                    <w:left w:val="none" w:sz="0" w:space="0" w:color="auto"/>
                                    <w:bottom w:val="none" w:sz="0" w:space="0" w:color="auto"/>
                                    <w:right w:val="none" w:sz="0" w:space="0" w:color="auto"/>
                                  </w:divBdr>
                                  <w:divsChild>
                                    <w:div w:id="1402632299">
                                      <w:marLeft w:val="0"/>
                                      <w:marRight w:val="0"/>
                                      <w:marTop w:val="0"/>
                                      <w:marBottom w:val="0"/>
                                      <w:divBdr>
                                        <w:top w:val="none" w:sz="0" w:space="0" w:color="auto"/>
                                        <w:left w:val="none" w:sz="0" w:space="0" w:color="auto"/>
                                        <w:bottom w:val="none" w:sz="0" w:space="0" w:color="auto"/>
                                        <w:right w:val="none" w:sz="0" w:space="0" w:color="auto"/>
                                      </w:divBdr>
                                    </w:div>
                                    <w:div w:id="1081833284">
                                      <w:marLeft w:val="0"/>
                                      <w:marRight w:val="0"/>
                                      <w:marTop w:val="0"/>
                                      <w:marBottom w:val="0"/>
                                      <w:divBdr>
                                        <w:top w:val="none" w:sz="0" w:space="0" w:color="auto"/>
                                        <w:left w:val="none" w:sz="0" w:space="0" w:color="auto"/>
                                        <w:bottom w:val="none" w:sz="0" w:space="0" w:color="auto"/>
                                        <w:right w:val="none" w:sz="0" w:space="0" w:color="auto"/>
                                      </w:divBdr>
                                    </w:div>
                                  </w:divsChild>
                                </w:div>
                                <w:div w:id="435753972">
                                  <w:marLeft w:val="0"/>
                                  <w:marRight w:val="0"/>
                                  <w:marTop w:val="0"/>
                                  <w:marBottom w:val="0"/>
                                  <w:divBdr>
                                    <w:top w:val="none" w:sz="0" w:space="0" w:color="auto"/>
                                    <w:left w:val="none" w:sz="0" w:space="0" w:color="auto"/>
                                    <w:bottom w:val="none" w:sz="0" w:space="0" w:color="auto"/>
                                    <w:right w:val="none" w:sz="0" w:space="0" w:color="auto"/>
                                  </w:divBdr>
                                  <w:divsChild>
                                    <w:div w:id="1182284617">
                                      <w:marLeft w:val="0"/>
                                      <w:marRight w:val="0"/>
                                      <w:marTop w:val="0"/>
                                      <w:marBottom w:val="0"/>
                                      <w:divBdr>
                                        <w:top w:val="none" w:sz="0" w:space="0" w:color="auto"/>
                                        <w:left w:val="none" w:sz="0" w:space="0" w:color="auto"/>
                                        <w:bottom w:val="none" w:sz="0" w:space="0" w:color="auto"/>
                                        <w:right w:val="none" w:sz="0" w:space="0" w:color="auto"/>
                                      </w:divBdr>
                                    </w:div>
                                    <w:div w:id="200562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520981">
                              <w:marLeft w:val="0"/>
                              <w:marRight w:val="0"/>
                              <w:marTop w:val="0"/>
                              <w:marBottom w:val="0"/>
                              <w:divBdr>
                                <w:top w:val="none" w:sz="0" w:space="0" w:color="auto"/>
                                <w:left w:val="none" w:sz="0" w:space="0" w:color="auto"/>
                                <w:bottom w:val="none" w:sz="0" w:space="0" w:color="auto"/>
                                <w:right w:val="none" w:sz="0" w:space="0" w:color="auto"/>
                              </w:divBdr>
                              <w:divsChild>
                                <w:div w:id="63259252">
                                  <w:marLeft w:val="0"/>
                                  <w:marRight w:val="0"/>
                                  <w:marTop w:val="0"/>
                                  <w:marBottom w:val="0"/>
                                  <w:divBdr>
                                    <w:top w:val="none" w:sz="0" w:space="0" w:color="auto"/>
                                    <w:left w:val="none" w:sz="0" w:space="0" w:color="auto"/>
                                    <w:bottom w:val="none" w:sz="0" w:space="0" w:color="auto"/>
                                    <w:right w:val="none" w:sz="0" w:space="0" w:color="auto"/>
                                  </w:divBdr>
                                </w:div>
                                <w:div w:id="1774521058">
                                  <w:marLeft w:val="0"/>
                                  <w:marRight w:val="0"/>
                                  <w:marTop w:val="0"/>
                                  <w:marBottom w:val="0"/>
                                  <w:divBdr>
                                    <w:top w:val="none" w:sz="0" w:space="0" w:color="auto"/>
                                    <w:left w:val="none" w:sz="0" w:space="0" w:color="auto"/>
                                    <w:bottom w:val="none" w:sz="0" w:space="0" w:color="auto"/>
                                    <w:right w:val="none" w:sz="0" w:space="0" w:color="auto"/>
                                  </w:divBdr>
                                </w:div>
                              </w:divsChild>
                            </w:div>
                            <w:div w:id="1360089520">
                              <w:marLeft w:val="0"/>
                              <w:marRight w:val="0"/>
                              <w:marTop w:val="0"/>
                              <w:marBottom w:val="0"/>
                              <w:divBdr>
                                <w:top w:val="none" w:sz="0" w:space="0" w:color="auto"/>
                                <w:left w:val="none" w:sz="0" w:space="0" w:color="auto"/>
                                <w:bottom w:val="none" w:sz="0" w:space="0" w:color="auto"/>
                                <w:right w:val="none" w:sz="0" w:space="0" w:color="auto"/>
                              </w:divBdr>
                              <w:divsChild>
                                <w:div w:id="1117066915">
                                  <w:marLeft w:val="0"/>
                                  <w:marRight w:val="0"/>
                                  <w:marTop w:val="0"/>
                                  <w:marBottom w:val="0"/>
                                  <w:divBdr>
                                    <w:top w:val="none" w:sz="0" w:space="0" w:color="auto"/>
                                    <w:left w:val="none" w:sz="0" w:space="0" w:color="auto"/>
                                    <w:bottom w:val="none" w:sz="0" w:space="0" w:color="auto"/>
                                    <w:right w:val="none" w:sz="0" w:space="0" w:color="auto"/>
                                  </w:divBdr>
                                </w:div>
                                <w:div w:id="210792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2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studerende.au.dk/en/studies/subject-portals/business-administration/examination/guidelines-for-written-assignments" TargetMode="External"/><Relationship Id="rId5" Type="http://schemas.openxmlformats.org/officeDocument/2006/relationships/comments" Target="comments.xml"/><Relationship Id="rId10" Type="http://schemas.openxmlformats.org/officeDocument/2006/relationships/hyperlink" Target="mailto:jwulff@econ.au.dk" TargetMode="External"/><Relationship Id="rId4" Type="http://schemas.openxmlformats.org/officeDocument/2006/relationships/webSettings" Target="webSettings.xml"/><Relationship Id="rId9" Type="http://schemas.openxmlformats.org/officeDocument/2006/relationships/hyperlink" Target="http://au.dk/en/jwulff@econ.au.d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692</Words>
  <Characters>4222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Aarhus University</Company>
  <LinksUpToDate>false</LinksUpToDate>
  <CharactersWithSpaces>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Heidi Agerbo Christensen</dc:creator>
  <cp:lastModifiedBy>Heidi Agerbo Christensen</cp:lastModifiedBy>
  <cp:revision>4</cp:revision>
  <dcterms:created xsi:type="dcterms:W3CDTF">2026-03-02T07:25:00Z</dcterms:created>
  <dcterms:modified xsi:type="dcterms:W3CDTF">2026-03-02T08:10:00Z</dcterms:modified>
</cp:coreProperties>
</file>