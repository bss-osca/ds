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D62E4" w14:textId="77777777" w:rsidR="006134E3" w:rsidRPr="00586CFD" w:rsidRDefault="006134E3">
      <w:pPr>
        <w:pStyle w:val="Heading1"/>
        <w:divId w:val="126239417"/>
        <w:rPr>
          <w:rFonts w:eastAsia="Times New Roman"/>
          <w14:ligatures w14:val="none"/>
        </w:rPr>
      </w:pPr>
      <w:r w:rsidRPr="00586CFD">
        <w:rPr>
          <w:rFonts w:eastAsia="Times New Roman"/>
        </w:rPr>
        <w:t>Datavidenskab</w:t>
      </w:r>
    </w:p>
    <w:p w14:paraId="7029E5F2" w14:textId="5E14C9A8" w:rsidR="00F91D07" w:rsidRPr="00586CFD" w:rsidRDefault="00F91D07">
      <w:pPr>
        <w:pStyle w:val="Heading2"/>
        <w:divId w:val="1192719251"/>
        <w:rPr>
          <w:rFonts w:eastAsia="Times New Roman"/>
          <w:sz w:val="24"/>
          <w:szCs w:val="24"/>
        </w:rPr>
      </w:pPr>
      <w:commentRangeStart w:id="0"/>
      <w:r w:rsidRPr="00586CFD">
        <w:rPr>
          <w:rFonts w:eastAsia="Times New Roman"/>
          <w:sz w:val="24"/>
          <w:szCs w:val="24"/>
        </w:rPr>
        <w:t>Formål</w:t>
      </w:r>
      <w:commentRangeEnd w:id="0"/>
      <w:r w:rsidRPr="00586CFD">
        <w:rPr>
          <w:rStyle w:val="CommentReference"/>
          <w:rFonts w:eastAsia="Times New Roman"/>
          <w:sz w:val="24"/>
          <w:szCs w:val="24"/>
        </w:rPr>
        <w:commentReference w:id="0"/>
      </w:r>
    </w:p>
    <w:p w14:paraId="1F17B632" w14:textId="2EE05BAE" w:rsidR="006134E3" w:rsidRPr="00586CFD" w:rsidRDefault="006134E3">
      <w:pPr>
        <w:pStyle w:val="Heading2"/>
        <w:divId w:val="1192719251"/>
        <w:rPr>
          <w:rFonts w:eastAsia="Times New Roman"/>
        </w:rPr>
      </w:pPr>
      <w:r w:rsidRPr="00586CFD">
        <w:rPr>
          <w:rFonts w:eastAsia="Times New Roman"/>
        </w:rPr>
        <w:t>Kvalifikationsbeskrivelse</w:t>
      </w:r>
    </w:p>
    <w:p w14:paraId="6BB56F2F" w14:textId="45B54AB5" w:rsidR="006134E3" w:rsidRPr="00586CFD" w:rsidRDefault="006134E3">
      <w:pPr>
        <w:pStyle w:val="NormalWeb"/>
        <w:divId w:val="1192719251"/>
      </w:pPr>
      <w:r w:rsidRPr="00586CFD">
        <w:t>Efter at have deltaget i dette kursus skal den studerende ud over at have tilegnet sig almene faglige færdigheder kunne demonstrere:</w:t>
      </w:r>
    </w:p>
    <w:p w14:paraId="2A7741CE" w14:textId="77777777" w:rsidR="006134E3" w:rsidRPr="00586CFD" w:rsidRDefault="006134E3">
      <w:pPr>
        <w:pStyle w:val="NormalWeb"/>
        <w:divId w:val="1192719251"/>
      </w:pPr>
      <w:r w:rsidRPr="00586CFD">
        <w:t>Viden</w:t>
      </w:r>
    </w:p>
    <w:p w14:paraId="3C244CAF" w14:textId="77777777" w:rsidR="006134E3" w:rsidRPr="00586CFD" w:rsidRDefault="006134E3">
      <w:pPr>
        <w:numPr>
          <w:ilvl w:val="0"/>
          <w:numId w:val="1"/>
        </w:numPr>
        <w:spacing w:before="100" w:beforeAutospacing="1" w:after="100" w:afterAutospacing="1" w:line="240" w:lineRule="auto"/>
        <w:divId w:val="1192719251"/>
        <w:rPr>
          <w:rFonts w:eastAsia="Times New Roman"/>
        </w:rPr>
      </w:pPr>
      <w:r w:rsidRPr="00586CFD">
        <w:rPr>
          <w:rFonts w:eastAsia="Times New Roman"/>
        </w:rPr>
        <w:t>Om datavidenskabsprocessen fra måldefinition til resultatkommunikation.</w:t>
      </w:r>
    </w:p>
    <w:p w14:paraId="579EAF0A" w14:textId="77777777" w:rsidR="006134E3" w:rsidRPr="00586CFD" w:rsidRDefault="006134E3">
      <w:pPr>
        <w:numPr>
          <w:ilvl w:val="0"/>
          <w:numId w:val="1"/>
        </w:numPr>
        <w:spacing w:before="100" w:beforeAutospacing="1" w:after="100" w:afterAutospacing="1" w:line="240" w:lineRule="auto"/>
        <w:divId w:val="1192719251"/>
        <w:rPr>
          <w:rFonts w:eastAsia="Times New Roman"/>
        </w:rPr>
      </w:pPr>
      <w:r w:rsidRPr="00586CFD">
        <w:rPr>
          <w:rFonts w:eastAsia="Times New Roman"/>
        </w:rPr>
        <w:t>Om almindelige kilder til at få data.</w:t>
      </w:r>
    </w:p>
    <w:p w14:paraId="7DADE7D3" w14:textId="77777777" w:rsidR="006134E3" w:rsidRPr="00586CFD" w:rsidRDefault="006134E3">
      <w:pPr>
        <w:numPr>
          <w:ilvl w:val="0"/>
          <w:numId w:val="1"/>
        </w:numPr>
        <w:spacing w:before="100" w:beforeAutospacing="1" w:after="100" w:afterAutospacing="1" w:line="240" w:lineRule="auto"/>
        <w:divId w:val="1192719251"/>
        <w:rPr>
          <w:rFonts w:eastAsia="Times New Roman"/>
        </w:rPr>
      </w:pPr>
      <w:r w:rsidRPr="00586CFD">
        <w:rPr>
          <w:rFonts w:eastAsia="Times New Roman"/>
        </w:rPr>
        <w:t>Om almindelige formater, der bruges til lagring af data.</w:t>
      </w:r>
    </w:p>
    <w:p w14:paraId="13A377A6" w14:textId="6EB11C7C" w:rsidR="006134E3" w:rsidRPr="00586CFD" w:rsidRDefault="006134E3">
      <w:pPr>
        <w:numPr>
          <w:ilvl w:val="0"/>
          <w:numId w:val="1"/>
        </w:numPr>
        <w:spacing w:before="100" w:beforeAutospacing="1" w:after="100" w:afterAutospacing="1" w:line="240" w:lineRule="auto"/>
        <w:divId w:val="1192719251"/>
        <w:rPr>
          <w:rFonts w:eastAsia="Times New Roman"/>
        </w:rPr>
      </w:pPr>
      <w:r w:rsidRPr="00586CFD">
        <w:rPr>
          <w:rFonts w:eastAsia="Times New Roman"/>
        </w:rPr>
        <w:t>Om værktøjer til datawrangling</w:t>
      </w:r>
      <w:ins w:id="1" w:author="Heidi Agerbo Christensen" w:date="2026-03-02T08:35:00Z" w16du:dateUtc="2026-03-02T07:35:00Z">
        <w:r w:rsidR="00586CFD">
          <w:rPr>
            <w:rFonts w:eastAsia="Times New Roman"/>
          </w:rPr>
          <w:t>.</w:t>
        </w:r>
      </w:ins>
    </w:p>
    <w:p w14:paraId="0131E7A9" w14:textId="77777777" w:rsidR="006134E3" w:rsidRPr="00586CFD" w:rsidRDefault="006134E3">
      <w:pPr>
        <w:pStyle w:val="NormalWeb"/>
        <w:divId w:val="1192719251"/>
      </w:pPr>
      <w:r w:rsidRPr="00586CFD">
        <w:t>Færdigheder til</w:t>
      </w:r>
    </w:p>
    <w:p w14:paraId="7290F564" w14:textId="77777777" w:rsidR="006134E3" w:rsidRPr="00586CFD" w:rsidRDefault="006134E3">
      <w:pPr>
        <w:numPr>
          <w:ilvl w:val="0"/>
          <w:numId w:val="2"/>
        </w:numPr>
        <w:spacing w:before="100" w:beforeAutospacing="1" w:after="100" w:afterAutospacing="1" w:line="240" w:lineRule="auto"/>
        <w:divId w:val="1192719251"/>
        <w:rPr>
          <w:rFonts w:eastAsia="Times New Roman"/>
        </w:rPr>
      </w:pPr>
      <w:r w:rsidRPr="00586CFD">
        <w:rPr>
          <w:rFonts w:eastAsia="Times New Roman"/>
        </w:rPr>
        <w:t>At importere datasæt fra regneark, databaser, undersøgelser og internettet.</w:t>
      </w:r>
    </w:p>
    <w:p w14:paraId="3E22E39B" w14:textId="77777777" w:rsidR="006134E3" w:rsidRPr="00586CFD" w:rsidRDefault="006134E3">
      <w:pPr>
        <w:numPr>
          <w:ilvl w:val="0"/>
          <w:numId w:val="2"/>
        </w:numPr>
        <w:spacing w:before="100" w:beforeAutospacing="1" w:after="100" w:afterAutospacing="1" w:line="240" w:lineRule="auto"/>
        <w:divId w:val="1192719251"/>
        <w:rPr>
          <w:rFonts w:eastAsia="Times New Roman"/>
        </w:rPr>
      </w:pPr>
      <w:r w:rsidRPr="00586CFD">
        <w:rPr>
          <w:rFonts w:eastAsia="Times New Roman"/>
        </w:rPr>
        <w:t>At gemme data i en ryddelig form, der matcher dataenes semantik.</w:t>
      </w:r>
    </w:p>
    <w:p w14:paraId="5B829470" w14:textId="77777777" w:rsidR="006134E3" w:rsidRPr="00586CFD" w:rsidRDefault="006134E3">
      <w:pPr>
        <w:numPr>
          <w:ilvl w:val="0"/>
          <w:numId w:val="2"/>
        </w:numPr>
        <w:spacing w:before="100" w:beforeAutospacing="1" w:after="100" w:afterAutospacing="1" w:line="240" w:lineRule="auto"/>
        <w:divId w:val="1192719251"/>
        <w:rPr>
          <w:rFonts w:eastAsia="Times New Roman"/>
        </w:rPr>
      </w:pPr>
      <w:r w:rsidRPr="00586CFD">
        <w:rPr>
          <w:rFonts w:eastAsia="Times New Roman"/>
        </w:rPr>
        <w:t>At rense, transformere og organisere data til modelleringsprocessen.</w:t>
      </w:r>
    </w:p>
    <w:p w14:paraId="3B857271" w14:textId="77777777" w:rsidR="006134E3" w:rsidRPr="00586CFD" w:rsidRDefault="006134E3">
      <w:pPr>
        <w:numPr>
          <w:ilvl w:val="0"/>
          <w:numId w:val="2"/>
        </w:numPr>
        <w:spacing w:before="100" w:beforeAutospacing="1" w:after="100" w:afterAutospacing="1" w:line="240" w:lineRule="auto"/>
        <w:divId w:val="1192719251"/>
        <w:rPr>
          <w:rFonts w:eastAsia="Times New Roman"/>
        </w:rPr>
      </w:pPr>
      <w:r w:rsidRPr="00586CFD">
        <w:rPr>
          <w:rFonts w:eastAsia="Times New Roman"/>
        </w:rPr>
        <w:t>At udforske data ved hjælp af visualiseringer.</w:t>
      </w:r>
    </w:p>
    <w:p w14:paraId="09842628" w14:textId="77777777" w:rsidR="006134E3" w:rsidRPr="00586CFD" w:rsidRDefault="006134E3">
      <w:pPr>
        <w:numPr>
          <w:ilvl w:val="0"/>
          <w:numId w:val="2"/>
        </w:numPr>
        <w:spacing w:before="100" w:beforeAutospacing="1" w:after="100" w:afterAutospacing="1" w:line="240" w:lineRule="auto"/>
        <w:divId w:val="1192719251"/>
        <w:rPr>
          <w:rFonts w:eastAsia="Times New Roman"/>
        </w:rPr>
      </w:pPr>
      <w:r w:rsidRPr="00586CFD">
        <w:rPr>
          <w:rFonts w:eastAsia="Times New Roman"/>
        </w:rPr>
        <w:t>At producere effektiv milepælsdokumentation.</w:t>
      </w:r>
    </w:p>
    <w:p w14:paraId="2DB87C7D" w14:textId="77777777" w:rsidR="006134E3" w:rsidRPr="00586CFD" w:rsidRDefault="006134E3">
      <w:pPr>
        <w:pStyle w:val="NormalWeb"/>
        <w:divId w:val="1192719251"/>
      </w:pPr>
      <w:r w:rsidRPr="00586CFD">
        <w:t>Kompetencer til</w:t>
      </w:r>
    </w:p>
    <w:p w14:paraId="198C847B" w14:textId="77777777" w:rsidR="006134E3" w:rsidRPr="00586CFD" w:rsidRDefault="006134E3">
      <w:pPr>
        <w:numPr>
          <w:ilvl w:val="0"/>
          <w:numId w:val="3"/>
        </w:numPr>
        <w:spacing w:before="100" w:beforeAutospacing="1" w:after="100" w:afterAutospacing="1" w:line="240" w:lineRule="auto"/>
        <w:divId w:val="1192719251"/>
        <w:rPr>
          <w:rFonts w:eastAsia="Times New Roman"/>
        </w:rPr>
      </w:pPr>
      <w:r w:rsidRPr="00586CFD">
        <w:rPr>
          <w:rFonts w:eastAsia="Times New Roman"/>
        </w:rPr>
        <w:t>At kortlægge forretningsproblemer til relevante datakilder.</w:t>
      </w:r>
    </w:p>
    <w:p w14:paraId="3EC31795" w14:textId="77777777" w:rsidR="006134E3" w:rsidRPr="00586CFD" w:rsidRDefault="006134E3">
      <w:pPr>
        <w:numPr>
          <w:ilvl w:val="0"/>
          <w:numId w:val="3"/>
        </w:numPr>
        <w:spacing w:before="100" w:beforeAutospacing="1" w:after="100" w:afterAutospacing="1" w:line="240" w:lineRule="auto"/>
        <w:divId w:val="1192719251"/>
        <w:rPr>
          <w:rFonts w:eastAsia="Times New Roman"/>
        </w:rPr>
      </w:pPr>
      <w:r w:rsidRPr="00586CFD">
        <w:rPr>
          <w:rFonts w:eastAsia="Times New Roman"/>
        </w:rPr>
        <w:t>At kommunikere dataforståelse til relevante interessenter.</w:t>
      </w:r>
    </w:p>
    <w:p w14:paraId="5D6C921C" w14:textId="77777777" w:rsidR="006134E3" w:rsidRPr="00586CFD" w:rsidRDefault="006134E3">
      <w:pPr>
        <w:numPr>
          <w:ilvl w:val="0"/>
          <w:numId w:val="3"/>
        </w:numPr>
        <w:spacing w:before="100" w:beforeAutospacing="1" w:after="100" w:afterAutospacing="1" w:line="240" w:lineRule="auto"/>
        <w:divId w:val="1192719251"/>
        <w:rPr>
          <w:rFonts w:eastAsia="Times New Roman"/>
        </w:rPr>
      </w:pPr>
      <w:r w:rsidRPr="00586CFD">
        <w:rPr>
          <w:rFonts w:eastAsia="Times New Roman"/>
        </w:rPr>
        <w:t>At bruge programmering som et værktøj i alle dele af et data science-projekt.</w:t>
      </w:r>
    </w:p>
    <w:p w14:paraId="292E13FD" w14:textId="77777777" w:rsidR="006134E3" w:rsidRPr="00586CFD" w:rsidRDefault="006134E3">
      <w:pPr>
        <w:numPr>
          <w:ilvl w:val="0"/>
          <w:numId w:val="3"/>
        </w:numPr>
        <w:spacing w:before="100" w:beforeAutospacing="1" w:after="100" w:afterAutospacing="1" w:line="240" w:lineRule="auto"/>
        <w:divId w:val="1192719251"/>
        <w:rPr>
          <w:rFonts w:eastAsia="Times New Roman"/>
        </w:rPr>
      </w:pPr>
      <w:r w:rsidRPr="00586CFD">
        <w:rPr>
          <w:rFonts w:eastAsia="Times New Roman"/>
        </w:rPr>
        <w:t>At bygge en simpel applikation, der implementerer en beslutningsmodel.</w:t>
      </w:r>
    </w:p>
    <w:p w14:paraId="67C1A640" w14:textId="77777777" w:rsidR="006134E3" w:rsidRPr="00586CFD" w:rsidRDefault="006134E3">
      <w:pPr>
        <w:pStyle w:val="Heading2"/>
        <w:divId w:val="1192719251"/>
        <w:rPr>
          <w:rFonts w:eastAsia="Times New Roman"/>
        </w:rPr>
      </w:pPr>
      <w:r w:rsidRPr="00586CFD">
        <w:rPr>
          <w:rFonts w:eastAsia="Times New Roman"/>
        </w:rPr>
        <w:t>Indhold</w:t>
      </w:r>
    </w:p>
    <w:p w14:paraId="0B13E12F" w14:textId="36BAA165" w:rsidR="006134E3" w:rsidRPr="00586CFD" w:rsidDel="00586CFD" w:rsidRDefault="006134E3">
      <w:pPr>
        <w:pStyle w:val="NormalWeb"/>
        <w:divId w:val="1192719251"/>
        <w:rPr>
          <w:del w:id="2" w:author="Heidi Agerbo Christensen" w:date="2026-03-02T08:35:00Z" w16du:dateUtc="2026-03-02T07:35:00Z"/>
        </w:rPr>
      </w:pPr>
      <w:del w:id="3" w:author="Heidi Agerbo Christensen" w:date="2026-03-02T08:35:00Z" w16du:dateUtc="2026-03-02T07:35:00Z">
        <w:r w:rsidRPr="00586CFD" w:rsidDel="00586CFD">
          <w:rPr>
            <w:rStyle w:val="Strong"/>
          </w:rPr>
          <w:delText>/// DENNE KURSUSBESKRIVELSE ER FORELØBIG ///</w:delText>
        </w:r>
      </w:del>
    </w:p>
    <w:p w14:paraId="14B28C30" w14:textId="77777777" w:rsidR="006134E3" w:rsidRPr="00586CFD" w:rsidRDefault="006134E3">
      <w:pPr>
        <w:pStyle w:val="NormalWeb"/>
        <w:divId w:val="1192719251"/>
      </w:pPr>
      <w:r w:rsidRPr="00586CFD">
        <w:t>I big data-tidsalderen er evnen til at omdanne data til handlingsorienteret indsigt afgørende på tværs af alle områder af erhvervslivet. Dette fag er skræddersyet til at give studerende i Erhvervsøkonomi et dybt dyk ned i datavidenskabsprocessen, der dækker alt fra at definere mål til effektivt at kommunikere resultater. Med vægt på en tværfaglig tilgang er læseplanen designet til at bevæbne de studerende med viden til at anvende datavidenskab inden for forskellige forretningsmiljøer, hvilket muliggør implementering af effektive beslutningsstrategier.</w:t>
      </w:r>
    </w:p>
    <w:p w14:paraId="20B8C530" w14:textId="77777777" w:rsidR="006134E3" w:rsidRPr="00586CFD" w:rsidRDefault="006134E3">
      <w:pPr>
        <w:pStyle w:val="NormalWeb"/>
        <w:divId w:val="1192719251"/>
      </w:pPr>
      <w:r w:rsidRPr="00586CFD">
        <w:t xml:space="preserve">Med fokus på praktisk læring vil deltagerne udforske forskellige datakilder og formater, mestre datawrangling-teknikker og udvikle færdigheder i at importere, rense og organisere data til analyse. Visualiseringsteknikker vil være en nøglekomponent, der giver de studerende mulighed for at udforske og forstå data på en mere intuitiv måde. Grundlæggende programmering vil blive fremhævet gennem hele datavidenskabsprojektets livscyklus, hvilket </w:t>
      </w:r>
      <w:r w:rsidRPr="00586CFD">
        <w:lastRenderedPageBreak/>
        <w:t>sikrer, at de studerende er velbevandrede i at bruge tekniske værktøjer til at løse forretningsproblemer i den virkelige verden.</w:t>
      </w:r>
    </w:p>
    <w:p w14:paraId="6B717B4E" w14:textId="77777777" w:rsidR="006134E3" w:rsidRPr="00586CFD" w:rsidRDefault="006134E3">
      <w:pPr>
        <w:pStyle w:val="NormalWeb"/>
        <w:divId w:val="1192719251"/>
      </w:pPr>
      <w:r w:rsidRPr="00586CFD">
        <w:t>Et karakteristisk træk ved dette fag er dets inkorporering af casestudier og dataeksempler fra et bredt spektrum af forretningsdiscipliner</w:t>
      </w:r>
      <w:del w:id="4" w:author="Heidi Agerbo Christensen" w:date="2026-03-02T08:36:00Z" w16du:dateUtc="2026-03-02T07:36:00Z">
        <w:r w:rsidRPr="00586CFD" w:rsidDel="00827E24">
          <w:delText>,</w:delText>
        </w:r>
      </w:del>
      <w:r w:rsidRPr="00586CFD">
        <w:t xml:space="preserve"> såsom marketing, økonomi og regnskab. Denne tilgang understreger datavidenskabens alsidighed til at styrke beslutningstagningen på tværs af forskellige forretningssektorer. Ved at engagere sig i applikationer fra den virkelige verden vil de studerende udvikle evnen til effektivt at udnytte datavidenskabelige principper i forskellige forretningssammenhænge, hvilket forbedrer deres strategiske beslutningstagningsevner betydeligt og fremmer innovation i deres fremtidige karrierer.</w:t>
      </w:r>
    </w:p>
    <w:p w14:paraId="7B945A5D" w14:textId="77777777" w:rsidR="006134E3" w:rsidRPr="00586CFD" w:rsidRDefault="006134E3">
      <w:pPr>
        <w:pStyle w:val="NormalWeb"/>
        <w:divId w:val="1192719251"/>
      </w:pPr>
      <w:r w:rsidRPr="00586CFD">
        <w:t>Main topics:</w:t>
      </w:r>
    </w:p>
    <w:p w14:paraId="055BABE2" w14:textId="77777777" w:rsidR="006134E3" w:rsidRPr="00586CFD" w:rsidRDefault="006134E3">
      <w:pPr>
        <w:numPr>
          <w:ilvl w:val="0"/>
          <w:numId w:val="4"/>
        </w:numPr>
        <w:spacing w:before="100" w:beforeAutospacing="1" w:after="100" w:afterAutospacing="1" w:line="240" w:lineRule="auto"/>
        <w:divId w:val="1192719251"/>
        <w:rPr>
          <w:rFonts w:eastAsia="Times New Roman"/>
        </w:rPr>
      </w:pPr>
      <w:r w:rsidRPr="00586CFD">
        <w:rPr>
          <w:rFonts w:eastAsia="Times New Roman"/>
        </w:rPr>
        <w:t>Data Science-processen</w:t>
      </w:r>
    </w:p>
    <w:p w14:paraId="28DDA796" w14:textId="77777777" w:rsidR="006134E3" w:rsidRPr="00586CFD" w:rsidRDefault="006134E3">
      <w:pPr>
        <w:numPr>
          <w:ilvl w:val="0"/>
          <w:numId w:val="4"/>
        </w:numPr>
        <w:spacing w:before="100" w:beforeAutospacing="1" w:after="100" w:afterAutospacing="1" w:line="240" w:lineRule="auto"/>
        <w:divId w:val="1192719251"/>
        <w:rPr>
          <w:rFonts w:eastAsia="Times New Roman"/>
        </w:rPr>
      </w:pPr>
      <w:r w:rsidRPr="00586CFD">
        <w:rPr>
          <w:rFonts w:eastAsia="Times New Roman"/>
        </w:rPr>
        <w:t>Dataimport fra forskellige kilder</w:t>
      </w:r>
    </w:p>
    <w:p w14:paraId="5A72FEF5" w14:textId="77777777" w:rsidR="006134E3" w:rsidRPr="00586CFD" w:rsidRDefault="006134E3">
      <w:pPr>
        <w:numPr>
          <w:ilvl w:val="0"/>
          <w:numId w:val="4"/>
        </w:numPr>
        <w:spacing w:before="100" w:beforeAutospacing="1" w:after="100" w:afterAutospacing="1" w:line="240" w:lineRule="auto"/>
        <w:divId w:val="1192719251"/>
        <w:rPr>
          <w:rFonts w:eastAsia="Times New Roman"/>
        </w:rPr>
      </w:pPr>
      <w:r w:rsidRPr="00586CFD">
        <w:rPr>
          <w:rFonts w:eastAsia="Times New Roman"/>
        </w:rPr>
        <w:t>Udforskning af data</w:t>
      </w:r>
    </w:p>
    <w:p w14:paraId="08ABD233" w14:textId="77777777" w:rsidR="006134E3" w:rsidRPr="00586CFD" w:rsidRDefault="006134E3">
      <w:pPr>
        <w:numPr>
          <w:ilvl w:val="0"/>
          <w:numId w:val="4"/>
        </w:numPr>
        <w:spacing w:before="100" w:beforeAutospacing="1" w:after="100" w:afterAutospacing="1" w:line="240" w:lineRule="auto"/>
        <w:divId w:val="1192719251"/>
        <w:rPr>
          <w:rFonts w:eastAsia="Times New Roman"/>
        </w:rPr>
      </w:pPr>
      <w:r w:rsidRPr="00586CFD">
        <w:rPr>
          <w:rFonts w:eastAsia="Times New Roman"/>
        </w:rPr>
        <w:t>Datahåndtering</w:t>
      </w:r>
    </w:p>
    <w:p w14:paraId="42ABB629" w14:textId="77777777" w:rsidR="006134E3" w:rsidRPr="00586CFD" w:rsidRDefault="006134E3">
      <w:pPr>
        <w:numPr>
          <w:ilvl w:val="0"/>
          <w:numId w:val="4"/>
        </w:numPr>
        <w:spacing w:before="100" w:beforeAutospacing="1" w:after="100" w:afterAutospacing="1" w:line="240" w:lineRule="auto"/>
        <w:divId w:val="1192719251"/>
        <w:rPr>
          <w:rFonts w:eastAsia="Times New Roman"/>
        </w:rPr>
      </w:pPr>
      <w:r w:rsidRPr="00586CFD">
        <w:rPr>
          <w:rFonts w:eastAsia="Times New Roman"/>
        </w:rPr>
        <w:t>Dataudvikling og dataformning</w:t>
      </w:r>
    </w:p>
    <w:p w14:paraId="50780F3F" w14:textId="77777777" w:rsidR="006134E3" w:rsidRPr="00586CFD" w:rsidRDefault="006134E3">
      <w:pPr>
        <w:numPr>
          <w:ilvl w:val="0"/>
          <w:numId w:val="4"/>
        </w:numPr>
        <w:spacing w:before="100" w:beforeAutospacing="1" w:after="100" w:afterAutospacing="1" w:line="240" w:lineRule="auto"/>
        <w:divId w:val="1192719251"/>
        <w:rPr>
          <w:rFonts w:eastAsia="Times New Roman"/>
        </w:rPr>
      </w:pPr>
      <w:r w:rsidRPr="00586CFD">
        <w:rPr>
          <w:rFonts w:eastAsia="Times New Roman"/>
        </w:rPr>
        <w:t>Dokumentation</w:t>
      </w:r>
    </w:p>
    <w:p w14:paraId="28EDC140" w14:textId="77777777" w:rsidR="006134E3" w:rsidRPr="00586CFD" w:rsidRDefault="006134E3">
      <w:pPr>
        <w:pStyle w:val="Heading2"/>
        <w:divId w:val="979387109"/>
        <w:rPr>
          <w:rFonts w:eastAsia="Times New Roman"/>
        </w:rPr>
      </w:pPr>
      <w:r w:rsidRPr="00586CFD">
        <w:rPr>
          <w:rFonts w:eastAsia="Times New Roman"/>
        </w:rPr>
        <w:t> </w:t>
      </w:r>
    </w:p>
    <w:p w14:paraId="441B742A" w14:textId="77777777" w:rsidR="006134E3" w:rsidRPr="00586CFD" w:rsidRDefault="006134E3">
      <w:pPr>
        <w:divId w:val="979387109"/>
        <w:rPr>
          <w:rFonts w:eastAsia="Times New Roman"/>
        </w:rPr>
      </w:pPr>
      <w:r w:rsidRPr="00586CFD">
        <w:rPr>
          <w:rFonts w:eastAsia="Times New Roman"/>
        </w:rPr>
        <w:t>Underviser</w:t>
      </w:r>
    </w:p>
    <w:p w14:paraId="6C4446C6" w14:textId="77777777" w:rsidR="006134E3" w:rsidRPr="00586CFD" w:rsidRDefault="006134E3">
      <w:pPr>
        <w:ind w:left="720"/>
        <w:divId w:val="979387109"/>
        <w:rPr>
          <w:rFonts w:eastAsia="Times New Roman"/>
        </w:rPr>
      </w:pPr>
      <w:r w:rsidRPr="00586CFD">
        <w:rPr>
          <w:rFonts w:eastAsia="Times New Roman"/>
        </w:rPr>
        <w:t>TBA</w:t>
      </w:r>
    </w:p>
    <w:p w14:paraId="125BF9C4" w14:textId="77777777" w:rsidR="006134E3" w:rsidRPr="00586CFD" w:rsidRDefault="006134E3">
      <w:pPr>
        <w:divId w:val="979387109"/>
        <w:rPr>
          <w:rFonts w:eastAsia="Times New Roman"/>
        </w:rPr>
      </w:pPr>
      <w:r w:rsidRPr="00586CFD">
        <w:rPr>
          <w:rFonts w:eastAsia="Times New Roman"/>
        </w:rPr>
        <w:t>Kursusansvarlig</w:t>
      </w:r>
    </w:p>
    <w:p w14:paraId="6D8993F7" w14:textId="77777777" w:rsidR="006134E3" w:rsidRPr="00586CFD" w:rsidRDefault="006134E3">
      <w:pPr>
        <w:ind w:left="720"/>
        <w:divId w:val="979387109"/>
        <w:rPr>
          <w:rFonts w:eastAsia="Times New Roman"/>
        </w:rPr>
      </w:pPr>
      <w:hyperlink r:id="rId9" w:history="1">
        <w:r w:rsidRPr="00586CFD">
          <w:rPr>
            <w:rStyle w:val="Hyperlink"/>
            <w:rFonts w:eastAsia="Times New Roman"/>
          </w:rPr>
          <w:t>Jesper Wulff</w:t>
        </w:r>
      </w:hyperlink>
      <w:r w:rsidRPr="00586CFD">
        <w:rPr>
          <w:rFonts w:eastAsia="Times New Roman"/>
        </w:rPr>
        <w:t xml:space="preserve">, </w:t>
      </w:r>
      <w:hyperlink r:id="rId10" w:history="1">
        <w:r w:rsidRPr="00586CFD">
          <w:rPr>
            <w:rStyle w:val="Hyperlink"/>
            <w:rFonts w:eastAsia="Times New Roman"/>
          </w:rPr>
          <w:t>jwulff@econ.au.dk</w:t>
        </w:r>
      </w:hyperlink>
    </w:p>
    <w:p w14:paraId="51FE5AAC" w14:textId="77777777" w:rsidR="006134E3" w:rsidRPr="00586CFD" w:rsidRDefault="006134E3">
      <w:pPr>
        <w:divId w:val="979387109"/>
        <w:rPr>
          <w:rFonts w:eastAsia="Times New Roman"/>
        </w:rPr>
      </w:pPr>
      <w:r w:rsidRPr="00586CFD">
        <w:rPr>
          <w:rFonts w:eastAsia="Times New Roman"/>
        </w:rPr>
        <w:t>Faglige forudsætninger</w:t>
      </w:r>
    </w:p>
    <w:p w14:paraId="25E960B6" w14:textId="77777777" w:rsidR="006134E3" w:rsidRPr="00586CFD" w:rsidRDefault="006134E3">
      <w:pPr>
        <w:ind w:left="720"/>
        <w:divId w:val="979387109"/>
        <w:rPr>
          <w:rFonts w:eastAsia="Times New Roman"/>
        </w:rPr>
      </w:pPr>
      <w:r w:rsidRPr="00586CFD">
        <w:rPr>
          <w:rFonts w:eastAsia="Times New Roman"/>
        </w:rPr>
        <w:t>Statistik, Kvantitativ metode</w:t>
      </w:r>
    </w:p>
    <w:p w14:paraId="052FF2FF" w14:textId="77777777" w:rsidR="006134E3" w:rsidRPr="00586CFD" w:rsidRDefault="006134E3">
      <w:pPr>
        <w:divId w:val="979387109"/>
        <w:rPr>
          <w:rFonts w:eastAsia="Times New Roman"/>
        </w:rPr>
      </w:pPr>
      <w:r w:rsidRPr="00586CFD">
        <w:rPr>
          <w:rFonts w:eastAsia="Times New Roman"/>
        </w:rPr>
        <w:t>Undervisnings</w:t>
      </w:r>
      <w:r w:rsidRPr="00586CFD">
        <w:rPr>
          <w:rFonts w:eastAsia="Times New Roman"/>
        </w:rPr>
        <w:softHyphen/>
        <w:t>former</w:t>
      </w:r>
    </w:p>
    <w:p w14:paraId="1B89E20D" w14:textId="77777777" w:rsidR="006134E3" w:rsidRPr="00586CFD" w:rsidRDefault="006134E3">
      <w:pPr>
        <w:ind w:left="720"/>
        <w:divId w:val="979387109"/>
        <w:rPr>
          <w:rFonts w:eastAsia="Times New Roman"/>
        </w:rPr>
      </w:pPr>
      <w:r w:rsidRPr="00586CFD">
        <w:rPr>
          <w:rFonts w:eastAsia="Times New Roman"/>
        </w:rPr>
        <w:t>Forelæsning, Holdundervisning</w:t>
      </w:r>
    </w:p>
    <w:p w14:paraId="13B1D628" w14:textId="77777777" w:rsidR="006134E3" w:rsidRPr="00586CFD" w:rsidRDefault="006134E3">
      <w:pPr>
        <w:divId w:val="979387109"/>
        <w:rPr>
          <w:rFonts w:eastAsia="Times New Roman"/>
        </w:rPr>
      </w:pPr>
      <w:r w:rsidRPr="00586CFD">
        <w:rPr>
          <w:rFonts w:eastAsia="Times New Roman"/>
        </w:rPr>
        <w:t>Kommentar til undervisnings</w:t>
      </w:r>
      <w:r w:rsidRPr="00586CFD">
        <w:rPr>
          <w:rFonts w:eastAsia="Times New Roman"/>
        </w:rPr>
        <w:softHyphen/>
        <w:t>form</w:t>
      </w:r>
    </w:p>
    <w:p w14:paraId="2871704F" w14:textId="77777777" w:rsidR="006134E3" w:rsidRPr="00586CFD" w:rsidRDefault="006134E3">
      <w:pPr>
        <w:pStyle w:val="NormalWeb"/>
        <w:ind w:left="720"/>
        <w:divId w:val="979387109"/>
      </w:pPr>
      <w:r w:rsidRPr="00586CFD">
        <w:t>Undervisningern erstattes i én uge af projektarbejde. Denne empiriske analyse er en øvelse, der skal forberede de studerende til eksamen.</w:t>
      </w:r>
    </w:p>
    <w:p w14:paraId="22EE4DE2" w14:textId="77777777" w:rsidR="006134E3" w:rsidRPr="00586CFD" w:rsidRDefault="006134E3">
      <w:pPr>
        <w:pStyle w:val="NormalWeb"/>
        <w:ind w:left="720"/>
        <w:divId w:val="979387109"/>
      </w:pPr>
      <w:r w:rsidRPr="00586CFD">
        <w:t>Applikationerne er lavet med rigtige data</w:t>
      </w:r>
      <w:del w:id="5" w:author="Heidi Agerbo Christensen" w:date="2026-03-02T08:36:00Z" w16du:dateUtc="2026-03-02T07:36:00Z">
        <w:r w:rsidRPr="00586CFD" w:rsidDel="00827E24">
          <w:delText>,</w:delText>
        </w:r>
      </w:del>
      <w:r w:rsidRPr="00586CFD">
        <w:t xml:space="preserve"> og det statistiske softwaremiljø R. R er et open source-softwaremiljø og bruges i mange virksomheder.</w:t>
      </w:r>
    </w:p>
    <w:p w14:paraId="2B2EA002" w14:textId="77777777" w:rsidR="006134E3" w:rsidRPr="00586CFD" w:rsidRDefault="006134E3">
      <w:pPr>
        <w:divId w:val="979387109"/>
        <w:rPr>
          <w:rFonts w:eastAsia="Times New Roman"/>
        </w:rPr>
      </w:pPr>
      <w:r w:rsidRPr="00586CFD">
        <w:rPr>
          <w:rFonts w:eastAsia="Times New Roman"/>
        </w:rPr>
        <w:t>Eksamens</w:t>
      </w:r>
      <w:r w:rsidRPr="00586CFD">
        <w:rPr>
          <w:rFonts w:eastAsia="Times New Roman"/>
        </w:rPr>
        <w:softHyphen/>
        <w:t>oplysninger</w:t>
      </w:r>
    </w:p>
    <w:p w14:paraId="36BD3C73" w14:textId="77777777" w:rsidR="006134E3" w:rsidRPr="00586CFD" w:rsidRDefault="006134E3">
      <w:pPr>
        <w:pStyle w:val="Heading4"/>
        <w:ind w:left="720"/>
        <w:divId w:val="979387109"/>
        <w:rPr>
          <w:rFonts w:eastAsia="Times New Roman"/>
        </w:rPr>
      </w:pPr>
      <w:r w:rsidRPr="00586CFD">
        <w:rPr>
          <w:rFonts w:eastAsia="Times New Roman"/>
        </w:rPr>
        <w:t>Skriftlig Tilsynsprøve(Assign)</w:t>
      </w:r>
    </w:p>
    <w:p w14:paraId="14C4EBCF" w14:textId="77777777" w:rsidR="006134E3" w:rsidRPr="00586CFD" w:rsidRDefault="006134E3">
      <w:pPr>
        <w:ind w:left="720"/>
        <w:divId w:val="1239749470"/>
        <w:rPr>
          <w:rFonts w:eastAsia="Times New Roman"/>
        </w:rPr>
      </w:pPr>
      <w:r w:rsidRPr="00586CFD">
        <w:rPr>
          <w:rFonts w:eastAsia="Times New Roman"/>
          <w:b/>
          <w:bCs/>
        </w:rPr>
        <w:lastRenderedPageBreak/>
        <w:t>Eksamenstid:</w:t>
      </w:r>
    </w:p>
    <w:p w14:paraId="61972A7B" w14:textId="77777777" w:rsidR="006134E3" w:rsidRPr="00586CFD" w:rsidRDefault="006134E3">
      <w:pPr>
        <w:ind w:left="720"/>
        <w:divId w:val="2061517316"/>
        <w:rPr>
          <w:rFonts w:eastAsia="Times New Roman"/>
        </w:rPr>
      </w:pPr>
      <w:r w:rsidRPr="00586CFD">
        <w:rPr>
          <w:rFonts w:eastAsia="Times New Roman"/>
        </w:rPr>
        <w:t>4 time(r)</w:t>
      </w:r>
    </w:p>
    <w:p w14:paraId="7F45990E" w14:textId="77777777" w:rsidR="006134E3" w:rsidRPr="00586CFD" w:rsidRDefault="006134E3">
      <w:pPr>
        <w:ind w:left="720"/>
        <w:divId w:val="1785691879"/>
        <w:rPr>
          <w:rFonts w:eastAsia="Times New Roman"/>
        </w:rPr>
      </w:pPr>
      <w:r w:rsidRPr="00586CFD">
        <w:rPr>
          <w:rFonts w:eastAsia="Times New Roman"/>
          <w:b/>
          <w:bCs/>
        </w:rPr>
        <w:t>Hjælpemidler:</w:t>
      </w:r>
    </w:p>
    <w:p w14:paraId="2C0DAF44" w14:textId="77777777" w:rsidR="006134E3" w:rsidRPr="00586CFD" w:rsidRDefault="006134E3">
      <w:pPr>
        <w:ind w:left="720"/>
        <w:divId w:val="212544185"/>
        <w:rPr>
          <w:rFonts w:eastAsia="Times New Roman"/>
        </w:rPr>
      </w:pPr>
      <w:r w:rsidRPr="00586CFD">
        <w:rPr>
          <w:rFonts w:eastAsia="Times New Roman"/>
        </w:rPr>
        <w:t>Alle</w:t>
      </w:r>
    </w:p>
    <w:p w14:paraId="24097CE0" w14:textId="77777777" w:rsidR="006134E3" w:rsidRPr="00586CFD" w:rsidRDefault="006134E3">
      <w:pPr>
        <w:ind w:left="720"/>
        <w:divId w:val="979387109"/>
        <w:rPr>
          <w:rFonts w:eastAsia="Times New Roman"/>
        </w:rPr>
      </w:pPr>
    </w:p>
    <w:p w14:paraId="1B08678E" w14:textId="77777777" w:rsidR="006134E3" w:rsidRPr="00586CFD" w:rsidRDefault="006134E3">
      <w:pPr>
        <w:pStyle w:val="NormalWeb"/>
        <w:ind w:left="720"/>
        <w:divId w:val="292952815"/>
      </w:pPr>
      <w:r w:rsidRPr="00586CFD">
        <w:rPr>
          <w:b/>
          <w:bCs/>
        </w:rPr>
        <w:t xml:space="preserve">Bedømmelse: </w:t>
      </w:r>
    </w:p>
    <w:p w14:paraId="2C7985AF" w14:textId="77777777" w:rsidR="006134E3" w:rsidRPr="00586CFD" w:rsidRDefault="006134E3">
      <w:pPr>
        <w:pStyle w:val="NormalWeb"/>
        <w:ind w:left="720"/>
        <w:divId w:val="1542014356"/>
      </w:pPr>
      <w:r w:rsidRPr="00586CFD">
        <w:t>7-trinsskala</w:t>
      </w:r>
    </w:p>
    <w:p w14:paraId="4D0A4EE9" w14:textId="77777777" w:rsidR="006134E3" w:rsidRPr="00586CFD" w:rsidRDefault="006134E3">
      <w:pPr>
        <w:pStyle w:val="NormalWeb"/>
        <w:ind w:left="720"/>
        <w:divId w:val="1259755015"/>
      </w:pPr>
      <w:r w:rsidRPr="00586CFD">
        <w:rPr>
          <w:b/>
          <w:bCs/>
        </w:rPr>
        <w:t>Censurform:</w:t>
      </w:r>
    </w:p>
    <w:p w14:paraId="1F820D4C" w14:textId="77777777" w:rsidR="006134E3" w:rsidRPr="00586CFD" w:rsidRDefault="006134E3">
      <w:pPr>
        <w:pStyle w:val="NormalWeb"/>
        <w:ind w:left="720"/>
        <w:divId w:val="2134859071"/>
      </w:pPr>
      <w:r w:rsidRPr="00586CFD">
        <w:t>ingen censur</w:t>
      </w:r>
    </w:p>
    <w:p w14:paraId="5B44EF7B" w14:textId="77777777" w:rsidR="006134E3" w:rsidRPr="00586CFD" w:rsidRDefault="006134E3">
      <w:pPr>
        <w:pStyle w:val="NormalWeb"/>
        <w:ind w:left="720"/>
        <w:divId w:val="979387109"/>
      </w:pPr>
      <w:r w:rsidRPr="00586CFD">
        <w:rPr>
          <w:b/>
          <w:bCs/>
        </w:rPr>
        <w:t>Bemærkninger</w:t>
      </w:r>
    </w:p>
    <w:p w14:paraId="7EA41779" w14:textId="77777777" w:rsidR="006134E3" w:rsidRPr="00586CFD" w:rsidRDefault="006134E3">
      <w:pPr>
        <w:pStyle w:val="NormalWeb"/>
        <w:ind w:left="720"/>
        <w:divId w:val="979387109"/>
      </w:pPr>
      <w:r w:rsidRPr="00586CFD">
        <w:t>Skriftlig tilsynsprøve med aflevering i WISEflow. Brug af overvågningsprogrammet Device Monitor er påkrævet.</w:t>
      </w:r>
    </w:p>
    <w:p w14:paraId="78257C55" w14:textId="77777777" w:rsidR="006134E3" w:rsidRPr="00586CFD" w:rsidRDefault="006134E3">
      <w:pPr>
        <w:numPr>
          <w:ilvl w:val="0"/>
          <w:numId w:val="5"/>
        </w:numPr>
        <w:spacing w:before="100" w:beforeAutospacing="1" w:after="100" w:afterAutospacing="1" w:line="240" w:lineRule="auto"/>
        <w:ind w:left="1440"/>
        <w:divId w:val="979387109"/>
        <w:rPr>
          <w:rFonts w:eastAsia="Times New Roman"/>
        </w:rPr>
      </w:pPr>
      <w:r w:rsidRPr="00586CFD">
        <w:rPr>
          <w:rFonts w:eastAsia="Times New Roman"/>
        </w:rPr>
        <w:t xml:space="preserve">Brug af internet er </w:t>
      </w:r>
      <w:r w:rsidRPr="00586CFD">
        <w:rPr>
          <w:rStyle w:val="Strong"/>
          <w:rFonts w:eastAsia="Times New Roman"/>
        </w:rPr>
        <w:t>IKKE</w:t>
      </w:r>
      <w:r w:rsidRPr="00586CFD">
        <w:rPr>
          <w:rFonts w:eastAsia="Times New Roman"/>
        </w:rPr>
        <w:t xml:space="preserve"> </w:t>
      </w:r>
      <w:r w:rsidRPr="00586CFD">
        <w:rPr>
          <w:rStyle w:val="Strong"/>
          <w:rFonts w:eastAsia="Times New Roman"/>
        </w:rPr>
        <w:t>tilladt</w:t>
      </w:r>
      <w:r w:rsidRPr="00586CFD">
        <w:rPr>
          <w:rFonts w:eastAsia="Times New Roman"/>
        </w:rPr>
        <w:t>. </w:t>
      </w:r>
    </w:p>
    <w:p w14:paraId="511FC0FD" w14:textId="77777777" w:rsidR="006134E3" w:rsidRPr="00586CFD" w:rsidRDefault="006134E3">
      <w:pPr>
        <w:numPr>
          <w:ilvl w:val="0"/>
          <w:numId w:val="5"/>
        </w:numPr>
        <w:spacing w:before="100" w:beforeAutospacing="1" w:after="100" w:afterAutospacing="1" w:line="240" w:lineRule="auto"/>
        <w:ind w:left="1440"/>
        <w:divId w:val="979387109"/>
        <w:rPr>
          <w:rFonts w:eastAsia="Times New Roman"/>
        </w:rPr>
      </w:pPr>
      <w:r w:rsidRPr="00586CFD">
        <w:rPr>
          <w:rFonts w:eastAsia="Times New Roman"/>
        </w:rPr>
        <w:t>Egen PC påkrævet.</w:t>
      </w:r>
    </w:p>
    <w:p w14:paraId="4A3B8A58" w14:textId="77777777" w:rsidR="006134E3" w:rsidRPr="00586CFD" w:rsidRDefault="006134E3">
      <w:pPr>
        <w:numPr>
          <w:ilvl w:val="0"/>
          <w:numId w:val="5"/>
        </w:numPr>
        <w:spacing w:before="100" w:beforeAutospacing="1" w:after="100" w:afterAutospacing="1" w:line="240" w:lineRule="auto"/>
        <w:ind w:left="1440"/>
        <w:divId w:val="979387109"/>
        <w:rPr>
          <w:rFonts w:eastAsia="Times New Roman"/>
        </w:rPr>
      </w:pPr>
      <w:r w:rsidRPr="00586CFD">
        <w:rPr>
          <w:rFonts w:eastAsia="Times New Roman"/>
        </w:rPr>
        <w:t>Device Monitor skal være installeret inden prøven.</w:t>
      </w:r>
    </w:p>
    <w:p w14:paraId="6937230A" w14:textId="77777777" w:rsidR="006134E3" w:rsidRPr="00586CFD" w:rsidRDefault="006134E3">
      <w:pPr>
        <w:pStyle w:val="NormalWeb"/>
        <w:ind w:left="720"/>
        <w:divId w:val="979387109"/>
      </w:pPr>
      <w:r w:rsidRPr="00586CFD">
        <w:rPr>
          <w:rStyle w:val="Strong"/>
        </w:rPr>
        <w:t>Ved denne eksamen er det ikke tilladt at anvende værktøjer baseret på Generative AI.</w:t>
      </w:r>
    </w:p>
    <w:p w14:paraId="03482502" w14:textId="77777777" w:rsidR="006134E3" w:rsidRPr="00586CFD" w:rsidRDefault="006134E3">
      <w:pPr>
        <w:pStyle w:val="NormalWeb"/>
        <w:ind w:left="720"/>
        <w:divId w:val="979387109"/>
      </w:pPr>
      <w:hyperlink r:id="rId11" w:history="1">
        <w:r w:rsidRPr="00586CFD">
          <w:rPr>
            <w:rStyle w:val="Hyperlink"/>
          </w:rPr>
          <w:t>Eksamensopgaven skal overholde retningslinjerne for skriftlige opgaver, som kan ses på studieportalen.</w:t>
        </w:r>
      </w:hyperlink>
    </w:p>
    <w:p w14:paraId="01C06033" w14:textId="77777777" w:rsidR="006134E3" w:rsidRPr="00586CFD" w:rsidRDefault="006134E3">
      <w:pPr>
        <w:pStyle w:val="NormalWeb"/>
        <w:ind w:left="720"/>
        <w:divId w:val="979387109"/>
      </w:pPr>
      <w:r w:rsidRPr="00586CFD">
        <w:rPr>
          <w:rStyle w:val="Strong"/>
        </w:rPr>
        <w:t>Reeksamen:</w:t>
      </w:r>
      <w:r w:rsidRPr="00586CFD">
        <w:t> Samme eksamensform som den ordinære eksamen.</w:t>
      </w:r>
    </w:p>
    <w:p w14:paraId="4C3726EC" w14:textId="77777777" w:rsidR="006134E3" w:rsidRPr="00586CFD" w:rsidRDefault="006134E3">
      <w:pPr>
        <w:divId w:val="979387109"/>
        <w:rPr>
          <w:rFonts w:eastAsia="Times New Roman"/>
        </w:rPr>
      </w:pPr>
      <w:r w:rsidRPr="00586CFD">
        <w:rPr>
          <w:rFonts w:eastAsia="Times New Roman"/>
        </w:rPr>
        <w:t>Litteratur</w:t>
      </w:r>
    </w:p>
    <w:p w14:paraId="7ADD0484" w14:textId="77777777" w:rsidR="006134E3" w:rsidRPr="00586CFD" w:rsidRDefault="006134E3">
      <w:pPr>
        <w:numPr>
          <w:ilvl w:val="0"/>
          <w:numId w:val="6"/>
        </w:numPr>
        <w:spacing w:before="100" w:beforeAutospacing="1" w:after="100" w:afterAutospacing="1" w:line="240" w:lineRule="auto"/>
        <w:ind w:left="1440"/>
        <w:divId w:val="979387109"/>
        <w:rPr>
          <w:rFonts w:eastAsia="Times New Roman"/>
        </w:rPr>
      </w:pPr>
      <w:r w:rsidRPr="00BB2395">
        <w:rPr>
          <w:rFonts w:eastAsia="Times New Roman"/>
          <w:i/>
          <w:iCs/>
          <w:rPrChange w:id="6" w:author="Heidi Agerbo Christensen" w:date="2026-03-02T08:47:00Z" w16du:dateUtc="2026-03-02T07:47:00Z">
            <w:rPr>
              <w:rFonts w:eastAsia="Times New Roman"/>
            </w:rPr>
          </w:rPrChange>
        </w:rPr>
        <w:t>R for Data Science</w:t>
      </w:r>
      <w:r w:rsidRPr="00586CFD">
        <w:rPr>
          <w:rFonts w:eastAsia="Times New Roman"/>
        </w:rPr>
        <w:t xml:space="preserve">, 2nd edition, </w:t>
      </w:r>
      <w:del w:id="7" w:author="Heidi Agerbo Christensen" w:date="2026-03-02T08:38:00Z" w16du:dateUtc="2026-03-02T07:38:00Z">
        <w:r w:rsidRPr="00586CFD" w:rsidDel="00827E24">
          <w:rPr>
            <w:rFonts w:eastAsia="Times New Roman"/>
          </w:rPr>
          <w:delText xml:space="preserve">by </w:delText>
        </w:r>
      </w:del>
      <w:r w:rsidRPr="00586CFD">
        <w:rPr>
          <w:rFonts w:eastAsia="Times New Roman"/>
        </w:rPr>
        <w:t>Wickham, Çentinkaya-Rundel, and Grolemund</w:t>
      </w:r>
    </w:p>
    <w:p w14:paraId="0C033DE2" w14:textId="77777777" w:rsidR="006134E3" w:rsidRPr="00586CFD" w:rsidRDefault="006134E3">
      <w:pPr>
        <w:numPr>
          <w:ilvl w:val="0"/>
          <w:numId w:val="6"/>
        </w:numPr>
        <w:spacing w:before="100" w:beforeAutospacing="1" w:after="100" w:afterAutospacing="1" w:line="240" w:lineRule="auto"/>
        <w:ind w:left="1440"/>
        <w:divId w:val="979387109"/>
        <w:rPr>
          <w:rFonts w:eastAsia="Times New Roman"/>
        </w:rPr>
      </w:pPr>
      <w:r w:rsidRPr="00BB2395">
        <w:rPr>
          <w:rFonts w:eastAsia="Times New Roman"/>
          <w:i/>
          <w:iCs/>
          <w:rPrChange w:id="8" w:author="Heidi Agerbo Christensen" w:date="2026-03-02T08:47:00Z" w16du:dateUtc="2026-03-02T07:47:00Z">
            <w:rPr>
              <w:rFonts w:eastAsia="Times New Roman"/>
            </w:rPr>
          </w:rPrChange>
        </w:rPr>
        <w:t>Practical Data Science with R</w:t>
      </w:r>
      <w:r w:rsidRPr="00586CFD">
        <w:rPr>
          <w:rFonts w:eastAsia="Times New Roman"/>
        </w:rPr>
        <w:t>, 2nd edition, Zumel and Mount</w:t>
      </w:r>
    </w:p>
    <w:p w14:paraId="7369B960" w14:textId="77777777" w:rsidR="006134E3" w:rsidRPr="00586CFD" w:rsidRDefault="006134E3">
      <w:pPr>
        <w:pStyle w:val="Heading2"/>
        <w:divId w:val="1017148273"/>
        <w:rPr>
          <w:rFonts w:eastAsia="Times New Roman"/>
        </w:rPr>
      </w:pPr>
      <w:r w:rsidRPr="00586CFD">
        <w:rPr>
          <w:rFonts w:eastAsia="Times New Roman"/>
        </w:rPr>
        <w:t> </w:t>
      </w:r>
    </w:p>
    <w:p w14:paraId="39F99382" w14:textId="77777777" w:rsidR="006134E3" w:rsidRPr="00586CFD" w:rsidRDefault="006134E3">
      <w:pPr>
        <w:divId w:val="1017148273"/>
        <w:rPr>
          <w:rFonts w:eastAsia="Times New Roman"/>
        </w:rPr>
      </w:pPr>
      <w:r w:rsidRPr="00586CFD">
        <w:rPr>
          <w:rFonts w:eastAsia="Times New Roman"/>
        </w:rPr>
        <w:t>ECTS</w:t>
      </w:r>
    </w:p>
    <w:p w14:paraId="369CB0FA" w14:textId="77777777" w:rsidR="006134E3" w:rsidRPr="00586CFD" w:rsidRDefault="006134E3">
      <w:pPr>
        <w:ind w:left="720"/>
        <w:divId w:val="1017148273"/>
        <w:rPr>
          <w:rFonts w:eastAsia="Times New Roman"/>
        </w:rPr>
      </w:pPr>
      <w:r w:rsidRPr="00586CFD">
        <w:rPr>
          <w:rFonts w:eastAsia="Times New Roman"/>
        </w:rPr>
        <w:t>5</w:t>
      </w:r>
    </w:p>
    <w:p w14:paraId="343E3CFD" w14:textId="77777777" w:rsidR="006134E3" w:rsidRPr="00586CFD" w:rsidRDefault="006134E3">
      <w:pPr>
        <w:divId w:val="1017148273"/>
        <w:rPr>
          <w:rFonts w:eastAsia="Times New Roman"/>
        </w:rPr>
      </w:pPr>
      <w:r w:rsidRPr="00586CFD">
        <w:rPr>
          <w:rFonts w:eastAsia="Times New Roman"/>
        </w:rPr>
        <w:t>Periode</w:t>
      </w:r>
    </w:p>
    <w:p w14:paraId="52B68B67" w14:textId="77777777" w:rsidR="006134E3" w:rsidRPr="00586CFD" w:rsidRDefault="006134E3">
      <w:pPr>
        <w:ind w:left="720"/>
        <w:divId w:val="1017148273"/>
        <w:rPr>
          <w:rFonts w:eastAsia="Times New Roman"/>
        </w:rPr>
      </w:pPr>
      <w:r w:rsidRPr="00586CFD">
        <w:rPr>
          <w:rFonts w:eastAsia="Times New Roman"/>
        </w:rPr>
        <w:t>Forårssemester 2027</w:t>
      </w:r>
    </w:p>
    <w:p w14:paraId="400ED1EC" w14:textId="77777777" w:rsidR="006134E3" w:rsidRPr="00586CFD" w:rsidRDefault="006134E3">
      <w:pPr>
        <w:divId w:val="1017148273"/>
        <w:rPr>
          <w:rFonts w:eastAsia="Times New Roman"/>
        </w:rPr>
      </w:pPr>
      <w:r w:rsidRPr="00586CFD">
        <w:rPr>
          <w:rFonts w:eastAsia="Times New Roman"/>
        </w:rPr>
        <w:lastRenderedPageBreak/>
        <w:t>Niveau</w:t>
      </w:r>
    </w:p>
    <w:p w14:paraId="13982CF8" w14:textId="77777777" w:rsidR="006134E3" w:rsidRPr="00586CFD" w:rsidRDefault="006134E3">
      <w:pPr>
        <w:ind w:left="720"/>
        <w:divId w:val="1017148273"/>
        <w:rPr>
          <w:rFonts w:eastAsia="Times New Roman"/>
        </w:rPr>
      </w:pPr>
      <w:r w:rsidRPr="00586CFD">
        <w:rPr>
          <w:rFonts w:eastAsia="Times New Roman"/>
        </w:rPr>
        <w:t>Bachelor</w:t>
      </w:r>
    </w:p>
    <w:p w14:paraId="5001DE97" w14:textId="77777777" w:rsidR="006134E3" w:rsidRPr="00586CFD" w:rsidRDefault="006134E3">
      <w:pPr>
        <w:divId w:val="1017148273"/>
        <w:rPr>
          <w:rFonts w:eastAsia="Times New Roman"/>
        </w:rPr>
      </w:pPr>
      <w:r w:rsidRPr="00586CFD">
        <w:rPr>
          <w:rFonts w:eastAsia="Times New Roman"/>
        </w:rPr>
        <w:t>Semester</w:t>
      </w:r>
      <w:r w:rsidRPr="00586CFD">
        <w:rPr>
          <w:rFonts w:eastAsia="Times New Roman"/>
        </w:rPr>
        <w:softHyphen/>
        <w:t>placering</w:t>
      </w:r>
    </w:p>
    <w:p w14:paraId="72C51F0B" w14:textId="0217832C" w:rsidR="006134E3" w:rsidRPr="00586CFD" w:rsidRDefault="006134E3">
      <w:pPr>
        <w:ind w:left="720"/>
        <w:divId w:val="1017148273"/>
        <w:rPr>
          <w:rFonts w:eastAsia="Times New Roman"/>
        </w:rPr>
      </w:pPr>
      <w:r w:rsidRPr="00586CFD">
        <w:rPr>
          <w:rFonts w:eastAsia="Times New Roman"/>
        </w:rPr>
        <w:t>HA: 4. semester</w:t>
      </w:r>
    </w:p>
    <w:p w14:paraId="0F44E12F" w14:textId="77777777" w:rsidR="006134E3" w:rsidRPr="00586CFD" w:rsidRDefault="006134E3">
      <w:pPr>
        <w:divId w:val="1017148273"/>
        <w:rPr>
          <w:rFonts w:eastAsia="Times New Roman"/>
        </w:rPr>
      </w:pPr>
      <w:r w:rsidRPr="00586CFD">
        <w:rPr>
          <w:rFonts w:eastAsia="Times New Roman"/>
        </w:rPr>
        <w:t>Timer - Uge - Periode</w:t>
      </w:r>
    </w:p>
    <w:p w14:paraId="607F8909" w14:textId="05268FC3" w:rsidR="006134E3" w:rsidRPr="00586CFD" w:rsidRDefault="006134E3">
      <w:pPr>
        <w:pStyle w:val="NormalWeb"/>
        <w:ind w:left="720"/>
        <w:divId w:val="1017148273"/>
      </w:pPr>
      <w:del w:id="9" w:author="Heidi Agerbo Christensen" w:date="2026-03-02T08:39:00Z" w16du:dateUtc="2026-03-02T07:39:00Z">
        <w:r w:rsidRPr="00586CFD" w:rsidDel="00827E24">
          <w:delText>1x2 forelæsninger og 1x2 øvelsestimer per uge (gennemsnitligt) i 15 uger.</w:delText>
        </w:r>
      </w:del>
      <w:ins w:id="10" w:author="Heidi Agerbo Christensen" w:date="2026-03-02T08:39:00Z" w16du:dateUtc="2026-03-02T07:39:00Z">
        <w:r w:rsidR="00827E24">
          <w:t xml:space="preserve">30 lektioner og </w:t>
        </w:r>
      </w:ins>
      <w:ins w:id="11" w:author="Heidi Agerbo Christensen" w:date="2026-03-02T08:40:00Z" w16du:dateUtc="2026-03-02T07:40:00Z">
        <w:r w:rsidR="00827E24">
          <w:t>30 øvelsestimer fordelt på hele semestret</w:t>
        </w:r>
      </w:ins>
      <w:commentRangeStart w:id="12"/>
      <w:ins w:id="13" w:author="Heidi Agerbo Christensen" w:date="2026-03-02T08:49:00Z" w16du:dateUtc="2026-03-02T07:49:00Z">
        <w:r w:rsidR="009B54F4">
          <w:t>.</w:t>
        </w:r>
      </w:ins>
      <w:commentRangeEnd w:id="12"/>
      <w:r w:rsidR="009B54F4" w:rsidRPr="00586CFD">
        <w:rPr>
          <w:rStyle w:val="CommentReference"/>
          <w:sz w:val="24"/>
          <w:szCs w:val="24"/>
        </w:rPr>
        <w:commentReference w:id="12"/>
      </w:r>
    </w:p>
    <w:p w14:paraId="17B90A9E" w14:textId="77777777" w:rsidR="006134E3" w:rsidRPr="00586CFD" w:rsidRDefault="006134E3">
      <w:pPr>
        <w:ind w:left="720"/>
        <w:divId w:val="1017148273"/>
        <w:rPr>
          <w:rFonts w:eastAsia="Times New Roman"/>
        </w:rPr>
      </w:pPr>
      <w:r w:rsidRPr="00586CFD">
        <w:rPr>
          <w:rFonts w:eastAsia="Times New Roman"/>
        </w:rPr>
        <w:t>Undervisningen erstattes i én uge af projektarbejde, som resulterer i en skritflig rapport.</w:t>
      </w:r>
    </w:p>
    <w:p w14:paraId="30D91BE7" w14:textId="77777777" w:rsidR="006134E3" w:rsidRPr="00586CFD" w:rsidRDefault="006134E3">
      <w:pPr>
        <w:divId w:val="1017148273"/>
        <w:rPr>
          <w:rFonts w:eastAsia="Times New Roman"/>
        </w:rPr>
      </w:pPr>
      <w:r w:rsidRPr="00586CFD">
        <w:rPr>
          <w:rFonts w:eastAsia="Times New Roman"/>
        </w:rPr>
        <w:t>Undervisningssprog</w:t>
      </w:r>
    </w:p>
    <w:p w14:paraId="141031DB" w14:textId="77777777" w:rsidR="006134E3" w:rsidRPr="00586CFD" w:rsidRDefault="006134E3">
      <w:pPr>
        <w:ind w:left="720"/>
        <w:divId w:val="1017148273"/>
        <w:rPr>
          <w:rFonts w:eastAsia="Times New Roman"/>
        </w:rPr>
      </w:pPr>
      <w:r w:rsidRPr="00586CFD">
        <w:rPr>
          <w:rFonts w:eastAsia="Times New Roman"/>
        </w:rPr>
        <w:t>Dansk</w:t>
      </w:r>
    </w:p>
    <w:p w14:paraId="4C55563B" w14:textId="77777777" w:rsidR="006134E3" w:rsidRPr="00586CFD" w:rsidRDefault="006134E3">
      <w:pPr>
        <w:divId w:val="1017148273"/>
        <w:rPr>
          <w:rFonts w:eastAsia="Times New Roman"/>
        </w:rPr>
      </w:pPr>
      <w:r w:rsidRPr="00586CFD">
        <w:rPr>
          <w:rFonts w:eastAsia="Times New Roman"/>
        </w:rPr>
        <w:t>Kursustype</w:t>
      </w:r>
    </w:p>
    <w:p w14:paraId="00D9EDB4" w14:textId="77777777" w:rsidR="006134E3" w:rsidRPr="00586CFD" w:rsidRDefault="006134E3">
      <w:pPr>
        <w:ind w:left="720"/>
        <w:divId w:val="1017148273"/>
        <w:rPr>
          <w:rFonts w:eastAsia="Times New Roman"/>
        </w:rPr>
      </w:pPr>
      <w:r w:rsidRPr="00586CFD">
        <w:rPr>
          <w:rFonts w:eastAsia="Times New Roman"/>
        </w:rPr>
        <w:t>Tomplads, Ordinær</w:t>
      </w:r>
    </w:p>
    <w:p w14:paraId="4380C4D1" w14:textId="77777777" w:rsidR="006134E3" w:rsidRPr="00586CFD" w:rsidRDefault="006134E3">
      <w:pPr>
        <w:divId w:val="1017148273"/>
        <w:rPr>
          <w:rFonts w:eastAsia="Times New Roman"/>
        </w:rPr>
      </w:pPr>
      <w:r w:rsidRPr="00586CFD">
        <w:rPr>
          <w:rFonts w:eastAsia="Times New Roman"/>
        </w:rPr>
        <w:t>Primær uddannelse</w:t>
      </w:r>
    </w:p>
    <w:p w14:paraId="3E0B6922" w14:textId="77777777" w:rsidR="006134E3" w:rsidRPr="00586CFD" w:rsidRDefault="006134E3">
      <w:pPr>
        <w:ind w:left="720"/>
        <w:divId w:val="1017148273"/>
        <w:rPr>
          <w:rFonts w:eastAsia="Times New Roman"/>
        </w:rPr>
      </w:pPr>
      <w:r w:rsidRPr="00586CFD">
        <w:rPr>
          <w:rFonts w:eastAsia="Times New Roman"/>
        </w:rPr>
        <w:t>Den erhvervsøkonomiske bacheloruddannelse, HA</w:t>
      </w:r>
    </w:p>
    <w:p w14:paraId="56CD0F2C" w14:textId="77777777" w:rsidR="006134E3" w:rsidRPr="00586CFD" w:rsidRDefault="006134E3">
      <w:pPr>
        <w:divId w:val="1017148273"/>
        <w:rPr>
          <w:rFonts w:eastAsia="Times New Roman"/>
        </w:rPr>
      </w:pPr>
      <w:r w:rsidRPr="00586CFD">
        <w:rPr>
          <w:rFonts w:eastAsia="Times New Roman"/>
        </w:rPr>
        <w:t>Relaterede uddannelser</w:t>
      </w:r>
    </w:p>
    <w:p w14:paraId="13CBF250" w14:textId="77777777" w:rsidR="006134E3" w:rsidRPr="00586CFD" w:rsidRDefault="006134E3">
      <w:pPr>
        <w:ind w:left="720"/>
        <w:divId w:val="1017148273"/>
        <w:rPr>
          <w:rFonts w:eastAsia="Times New Roman"/>
        </w:rPr>
      </w:pPr>
      <w:r w:rsidRPr="00586CFD">
        <w:rPr>
          <w:rFonts w:eastAsia="Times New Roman"/>
        </w:rPr>
        <w:t>Kandidattilvalget i erhvervsøkonomi</w:t>
      </w:r>
    </w:p>
    <w:p w14:paraId="121BAD0C" w14:textId="77777777" w:rsidR="006134E3" w:rsidRPr="00586CFD" w:rsidRDefault="006134E3">
      <w:pPr>
        <w:divId w:val="1017148273"/>
        <w:rPr>
          <w:rFonts w:eastAsia="Times New Roman"/>
        </w:rPr>
      </w:pPr>
      <w:r w:rsidRPr="00586CFD">
        <w:rPr>
          <w:rFonts w:eastAsia="Times New Roman"/>
        </w:rPr>
        <w:t>Institut</w:t>
      </w:r>
    </w:p>
    <w:p w14:paraId="4ACA71DC" w14:textId="77777777" w:rsidR="006134E3" w:rsidRPr="00586CFD" w:rsidRDefault="006134E3">
      <w:pPr>
        <w:ind w:left="720"/>
        <w:divId w:val="1017148273"/>
        <w:rPr>
          <w:rFonts w:eastAsia="Times New Roman"/>
        </w:rPr>
      </w:pPr>
      <w:r w:rsidRPr="00586CFD">
        <w:rPr>
          <w:rFonts w:eastAsia="Times New Roman"/>
        </w:rPr>
        <w:t>Institut for Økonomi</w:t>
      </w:r>
    </w:p>
    <w:p w14:paraId="537EF038" w14:textId="77777777" w:rsidR="006134E3" w:rsidRPr="00586CFD" w:rsidRDefault="006134E3">
      <w:pPr>
        <w:divId w:val="1017148273"/>
        <w:rPr>
          <w:rFonts w:eastAsia="Times New Roman"/>
        </w:rPr>
      </w:pPr>
      <w:r w:rsidRPr="00586CFD">
        <w:rPr>
          <w:rFonts w:eastAsia="Times New Roman"/>
        </w:rPr>
        <w:t>Fakultet</w:t>
      </w:r>
    </w:p>
    <w:p w14:paraId="47D27261" w14:textId="77777777" w:rsidR="006134E3" w:rsidRPr="00586CFD" w:rsidRDefault="006134E3">
      <w:pPr>
        <w:ind w:left="720"/>
        <w:divId w:val="1017148273"/>
        <w:rPr>
          <w:rFonts w:eastAsia="Times New Roman"/>
        </w:rPr>
      </w:pPr>
      <w:r w:rsidRPr="00586CFD">
        <w:rPr>
          <w:rFonts w:eastAsia="Times New Roman"/>
        </w:rPr>
        <w:t>Aarhus BSS</w:t>
      </w:r>
    </w:p>
    <w:p w14:paraId="6F7ACB80" w14:textId="77777777" w:rsidR="006134E3" w:rsidRPr="00586CFD" w:rsidRDefault="006134E3">
      <w:pPr>
        <w:divId w:val="1017148273"/>
        <w:rPr>
          <w:rFonts w:eastAsia="Times New Roman"/>
        </w:rPr>
      </w:pPr>
      <w:r w:rsidRPr="00586CFD">
        <w:rPr>
          <w:rFonts w:eastAsia="Times New Roman"/>
        </w:rPr>
        <w:t>Studienævn</w:t>
      </w:r>
    </w:p>
    <w:p w14:paraId="54DDECA7" w14:textId="77777777" w:rsidR="006134E3" w:rsidRPr="00586CFD" w:rsidRDefault="006134E3">
      <w:pPr>
        <w:ind w:left="720"/>
        <w:divId w:val="1017148273"/>
        <w:rPr>
          <w:rFonts w:eastAsia="Times New Roman"/>
        </w:rPr>
      </w:pPr>
      <w:r w:rsidRPr="00586CFD">
        <w:rPr>
          <w:rFonts w:eastAsia="Times New Roman"/>
        </w:rPr>
        <w:t>Studienævnet for Erhvervsøkonomi</w:t>
      </w:r>
    </w:p>
    <w:p w14:paraId="60CCA5F2" w14:textId="77777777" w:rsidR="006134E3" w:rsidRPr="00586CFD" w:rsidRDefault="006134E3">
      <w:pPr>
        <w:divId w:val="1017148273"/>
        <w:rPr>
          <w:rFonts w:eastAsia="Times New Roman"/>
        </w:rPr>
      </w:pPr>
      <w:r w:rsidRPr="00586CFD">
        <w:rPr>
          <w:rFonts w:eastAsia="Times New Roman"/>
        </w:rPr>
        <w:t>Sted</w:t>
      </w:r>
    </w:p>
    <w:p w14:paraId="2607289B" w14:textId="77777777" w:rsidR="006134E3" w:rsidRPr="00586CFD" w:rsidRDefault="006134E3">
      <w:pPr>
        <w:ind w:left="720"/>
        <w:divId w:val="1017148273"/>
        <w:rPr>
          <w:rFonts w:eastAsia="Times New Roman"/>
        </w:rPr>
      </w:pPr>
      <w:r w:rsidRPr="00586CFD">
        <w:rPr>
          <w:rFonts w:eastAsia="Times New Roman"/>
        </w:rPr>
        <w:t>Aarhus</w:t>
      </w:r>
    </w:p>
    <w:p w14:paraId="7BAD872A" w14:textId="77777777" w:rsidR="006134E3" w:rsidRPr="00586CFD" w:rsidRDefault="006134E3">
      <w:pPr>
        <w:divId w:val="1017148273"/>
        <w:rPr>
          <w:rFonts w:eastAsia="Times New Roman"/>
        </w:rPr>
      </w:pPr>
      <w:r w:rsidRPr="00586CFD">
        <w:rPr>
          <w:rFonts w:eastAsia="Times New Roman"/>
        </w:rPr>
        <w:t>STADS UVA kode</w:t>
      </w:r>
    </w:p>
    <w:p w14:paraId="4B2753B0" w14:textId="77777777" w:rsidR="006134E3" w:rsidRPr="00586CFD" w:rsidRDefault="006134E3">
      <w:pPr>
        <w:ind w:left="720"/>
        <w:divId w:val="1017148273"/>
        <w:rPr>
          <w:rFonts w:eastAsia="Times New Roman"/>
        </w:rPr>
      </w:pPr>
      <w:r w:rsidRPr="00586CFD">
        <w:rPr>
          <w:rFonts w:eastAsia="Times New Roman"/>
        </w:rPr>
        <w:t>460251U016</w:t>
      </w:r>
    </w:p>
    <w:p w14:paraId="3EC26379" w14:textId="77777777" w:rsidR="006134E3" w:rsidRPr="00586CFD" w:rsidRDefault="006134E3">
      <w:pPr>
        <w:divId w:val="1017148273"/>
        <w:rPr>
          <w:rFonts w:eastAsia="Times New Roman"/>
        </w:rPr>
      </w:pPr>
      <w:r w:rsidRPr="00586CFD">
        <w:rPr>
          <w:rFonts w:eastAsia="Times New Roman"/>
        </w:rPr>
        <w:t>EKA-kode</w:t>
      </w:r>
    </w:p>
    <w:p w14:paraId="426EFF4F" w14:textId="77777777" w:rsidR="006134E3" w:rsidRPr="00586CFD" w:rsidRDefault="006134E3">
      <w:pPr>
        <w:ind w:left="720"/>
        <w:divId w:val="1017148273"/>
        <w:rPr>
          <w:rFonts w:eastAsia="Times New Roman"/>
        </w:rPr>
      </w:pPr>
      <w:r w:rsidRPr="00586CFD">
        <w:rPr>
          <w:rFonts w:eastAsia="Times New Roman"/>
        </w:rPr>
        <w:t>460251E006 (Det kan ikke garanteres for korrektheden af EKA koder)</w:t>
      </w:r>
    </w:p>
    <w:sectPr w:rsidR="006134E3" w:rsidRPr="00586CF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idi Agerbo Christensen" w:date="2026-03-02T08:26:00Z" w:initials="HC">
    <w:p w14:paraId="5E891430" w14:textId="77777777" w:rsidR="00586CFD" w:rsidRDefault="00F91D07" w:rsidP="00586CFD">
      <w:pPr>
        <w:pStyle w:val="CommentText"/>
      </w:pPr>
      <w:r>
        <w:rPr>
          <w:rStyle w:val="CommentReference"/>
        </w:rPr>
        <w:annotationRef/>
      </w:r>
      <w:r w:rsidR="00586CFD">
        <w:t>Der skal indsættes et afsnit/et tekststykke, som kort beskriver formålet med kurset.</w:t>
      </w:r>
    </w:p>
  </w:comment>
  <w:comment w:id="12" w:author="Heidi Agerbo Christensen" w:date="2026-03-02T08:49:00Z" w:initials="HC">
    <w:p w14:paraId="5C006783" w14:textId="77777777" w:rsidR="000020E8" w:rsidRDefault="009B54F4" w:rsidP="000020E8">
      <w:pPr>
        <w:pStyle w:val="CommentText"/>
      </w:pPr>
      <w:r>
        <w:rPr>
          <w:rStyle w:val="CommentReference"/>
        </w:rPr>
        <w:annotationRef/>
      </w:r>
      <w:r w:rsidR="000020E8">
        <w:t>I den engelske udgave står der desuden: ”</w:t>
      </w:r>
      <w:r w:rsidR="000020E8">
        <w:rPr>
          <w:lang w:val="en-GB"/>
        </w:rPr>
        <w:t>Some tutorials will be replaced by a study café.” Skal denne kommentar også tilføjes denne danske udgave?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891430" w15:done="0"/>
  <w15:commentEx w15:paraId="5C0067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B3882E" w16cex:dateUtc="2026-03-02T07:26:00Z"/>
  <w16cex:commentExtensible w16cex:durableId="24B279A4" w16cex:dateUtc="2026-03-02T07: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891430" w16cid:durableId="2CB3882E"/>
  <w16cid:commentId w16cid:paraId="5C006783" w16cid:durableId="24B279A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25CE"/>
    <w:multiLevelType w:val="multilevel"/>
    <w:tmpl w:val="381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E00CCB"/>
    <w:multiLevelType w:val="multilevel"/>
    <w:tmpl w:val="EED8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C015D"/>
    <w:multiLevelType w:val="multilevel"/>
    <w:tmpl w:val="DDC2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AC3AAE"/>
    <w:multiLevelType w:val="multilevel"/>
    <w:tmpl w:val="AEDE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7C0FC1"/>
    <w:multiLevelType w:val="multilevel"/>
    <w:tmpl w:val="0050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941E9C"/>
    <w:multiLevelType w:val="multilevel"/>
    <w:tmpl w:val="026C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705902">
    <w:abstractNumId w:val="1"/>
  </w:num>
  <w:num w:numId="2" w16cid:durableId="227227879">
    <w:abstractNumId w:val="4"/>
  </w:num>
  <w:num w:numId="3" w16cid:durableId="1262371990">
    <w:abstractNumId w:val="3"/>
  </w:num>
  <w:num w:numId="4" w16cid:durableId="1107962300">
    <w:abstractNumId w:val="5"/>
  </w:num>
  <w:num w:numId="5" w16cid:durableId="1310942479">
    <w:abstractNumId w:val="0"/>
  </w:num>
  <w:num w:numId="6" w16cid:durableId="159404736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idi Agerbo Christensen">
    <w15:presenceInfo w15:providerId="AD" w15:userId="S::au232767@uni.au.dk::26595048-7485-4432-8716-a2be0170c5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76F"/>
    <w:rsid w:val="000020E8"/>
    <w:rsid w:val="001058D8"/>
    <w:rsid w:val="0013704D"/>
    <w:rsid w:val="00586CFD"/>
    <w:rsid w:val="006134E3"/>
    <w:rsid w:val="006A176F"/>
    <w:rsid w:val="006F4952"/>
    <w:rsid w:val="00827E24"/>
    <w:rsid w:val="009B54F4"/>
    <w:rsid w:val="00BB2395"/>
    <w:rsid w:val="00F91D0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519F1"/>
  <w15:docId w15:val="{D30EC2F1-F59A-4A14-9DB0-28B350143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hAnsi="Times New Roman" w:cs="Times New Roman"/>
      <w:b/>
      <w:bCs/>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4Char">
    <w:name w:val="Heading 4 Char"/>
    <w:basedOn w:val="DefaultParagraphFont"/>
    <w:link w:val="Heading4"/>
    <w:uiPriority w:val="9"/>
    <w:rPr>
      <w:rFonts w:ascii="Times New Roman" w:hAnsi="Times New Roman" w:cs="Times New Roman"/>
      <w:b/>
      <w:bCs/>
      <w:kern w:val="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CommentReference">
    <w:name w:val="annotation reference"/>
    <w:basedOn w:val="DefaultParagraphFont"/>
    <w:uiPriority w:val="99"/>
    <w:semiHidden/>
    <w:unhideWhenUsed/>
    <w:rsid w:val="00F91D07"/>
    <w:rPr>
      <w:sz w:val="16"/>
      <w:szCs w:val="16"/>
    </w:rPr>
  </w:style>
  <w:style w:type="paragraph" w:styleId="CommentText">
    <w:name w:val="annotation text"/>
    <w:basedOn w:val="Normal"/>
    <w:link w:val="CommentTextChar"/>
    <w:uiPriority w:val="99"/>
    <w:unhideWhenUsed/>
    <w:rsid w:val="00F91D07"/>
    <w:pPr>
      <w:spacing w:line="240" w:lineRule="auto"/>
    </w:pPr>
    <w:rPr>
      <w:sz w:val="20"/>
      <w:szCs w:val="20"/>
    </w:rPr>
  </w:style>
  <w:style w:type="character" w:customStyle="1" w:styleId="CommentTextChar">
    <w:name w:val="Comment Text Char"/>
    <w:basedOn w:val="DefaultParagraphFont"/>
    <w:link w:val="CommentText"/>
    <w:uiPriority w:val="99"/>
    <w:rsid w:val="00F91D07"/>
    <w:rPr>
      <w:sz w:val="20"/>
      <w:szCs w:val="20"/>
    </w:rPr>
  </w:style>
  <w:style w:type="paragraph" w:styleId="CommentSubject">
    <w:name w:val="annotation subject"/>
    <w:basedOn w:val="CommentText"/>
    <w:next w:val="CommentText"/>
    <w:link w:val="CommentSubjectChar"/>
    <w:uiPriority w:val="99"/>
    <w:semiHidden/>
    <w:unhideWhenUsed/>
    <w:rsid w:val="00F91D07"/>
    <w:rPr>
      <w:b/>
      <w:bCs/>
    </w:rPr>
  </w:style>
  <w:style w:type="character" w:customStyle="1" w:styleId="CommentSubjectChar">
    <w:name w:val="Comment Subject Char"/>
    <w:basedOn w:val="CommentTextChar"/>
    <w:link w:val="CommentSubject"/>
    <w:uiPriority w:val="99"/>
    <w:semiHidden/>
    <w:rsid w:val="00F91D07"/>
    <w:rPr>
      <w:b/>
      <w:bCs/>
      <w:sz w:val="20"/>
      <w:szCs w:val="20"/>
    </w:rPr>
  </w:style>
  <w:style w:type="paragraph" w:styleId="Revision">
    <w:name w:val="Revision"/>
    <w:hidden/>
    <w:uiPriority w:val="99"/>
    <w:semiHidden/>
    <w:rsid w:val="00586C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172999">
      <w:marLeft w:val="0"/>
      <w:marRight w:val="0"/>
      <w:marTop w:val="0"/>
      <w:marBottom w:val="0"/>
      <w:divBdr>
        <w:top w:val="none" w:sz="0" w:space="0" w:color="auto"/>
        <w:left w:val="none" w:sz="0" w:space="0" w:color="auto"/>
        <w:bottom w:val="none" w:sz="0" w:space="0" w:color="auto"/>
        <w:right w:val="none" w:sz="0" w:space="0" w:color="auto"/>
      </w:divBdr>
      <w:divsChild>
        <w:div w:id="126239417">
          <w:marLeft w:val="0"/>
          <w:marRight w:val="0"/>
          <w:marTop w:val="0"/>
          <w:marBottom w:val="0"/>
          <w:divBdr>
            <w:top w:val="none" w:sz="0" w:space="0" w:color="auto"/>
            <w:left w:val="none" w:sz="0" w:space="0" w:color="auto"/>
            <w:bottom w:val="none" w:sz="0" w:space="0" w:color="auto"/>
            <w:right w:val="none" w:sz="0" w:space="0" w:color="auto"/>
          </w:divBdr>
          <w:divsChild>
            <w:div w:id="1598756989">
              <w:marLeft w:val="0"/>
              <w:marRight w:val="0"/>
              <w:marTop w:val="0"/>
              <w:marBottom w:val="0"/>
              <w:divBdr>
                <w:top w:val="none" w:sz="0" w:space="0" w:color="auto"/>
                <w:left w:val="none" w:sz="0" w:space="0" w:color="auto"/>
                <w:bottom w:val="none" w:sz="0" w:space="0" w:color="auto"/>
                <w:right w:val="none" w:sz="0" w:space="0" w:color="auto"/>
              </w:divBdr>
              <w:divsChild>
                <w:div w:id="1625111231">
                  <w:marLeft w:val="0"/>
                  <w:marRight w:val="0"/>
                  <w:marTop w:val="0"/>
                  <w:marBottom w:val="0"/>
                  <w:divBdr>
                    <w:top w:val="none" w:sz="0" w:space="0" w:color="auto"/>
                    <w:left w:val="none" w:sz="0" w:space="0" w:color="auto"/>
                    <w:bottom w:val="none" w:sz="0" w:space="0" w:color="auto"/>
                    <w:right w:val="none" w:sz="0" w:space="0" w:color="auto"/>
                  </w:divBdr>
                  <w:divsChild>
                    <w:div w:id="1548222997">
                      <w:marLeft w:val="0"/>
                      <w:marRight w:val="0"/>
                      <w:marTop w:val="0"/>
                      <w:marBottom w:val="0"/>
                      <w:divBdr>
                        <w:top w:val="none" w:sz="0" w:space="0" w:color="auto"/>
                        <w:left w:val="none" w:sz="0" w:space="0" w:color="auto"/>
                        <w:bottom w:val="none" w:sz="0" w:space="0" w:color="auto"/>
                        <w:right w:val="none" w:sz="0" w:space="0" w:color="auto"/>
                      </w:divBdr>
                      <w:divsChild>
                        <w:div w:id="1995445508">
                          <w:marLeft w:val="0"/>
                          <w:marRight w:val="0"/>
                          <w:marTop w:val="0"/>
                          <w:marBottom w:val="0"/>
                          <w:divBdr>
                            <w:top w:val="none" w:sz="0" w:space="0" w:color="auto"/>
                            <w:left w:val="none" w:sz="0" w:space="0" w:color="auto"/>
                            <w:bottom w:val="none" w:sz="0" w:space="0" w:color="auto"/>
                            <w:right w:val="none" w:sz="0" w:space="0" w:color="auto"/>
                          </w:divBdr>
                          <w:divsChild>
                            <w:div w:id="1192719251">
                              <w:marLeft w:val="0"/>
                              <w:marRight w:val="0"/>
                              <w:marTop w:val="0"/>
                              <w:marBottom w:val="0"/>
                              <w:divBdr>
                                <w:top w:val="none" w:sz="0" w:space="0" w:color="auto"/>
                                <w:left w:val="none" w:sz="0" w:space="0" w:color="auto"/>
                                <w:bottom w:val="none" w:sz="0" w:space="0" w:color="auto"/>
                                <w:right w:val="none" w:sz="0" w:space="0" w:color="auto"/>
                              </w:divBdr>
                            </w:div>
                          </w:divsChild>
                        </w:div>
                        <w:div w:id="979387109">
                          <w:marLeft w:val="0"/>
                          <w:marRight w:val="0"/>
                          <w:marTop w:val="0"/>
                          <w:marBottom w:val="0"/>
                          <w:divBdr>
                            <w:top w:val="none" w:sz="0" w:space="0" w:color="auto"/>
                            <w:left w:val="none" w:sz="0" w:space="0" w:color="auto"/>
                            <w:bottom w:val="none" w:sz="0" w:space="0" w:color="auto"/>
                            <w:right w:val="none" w:sz="0" w:space="0" w:color="auto"/>
                          </w:divBdr>
                          <w:divsChild>
                            <w:div w:id="1778912054">
                              <w:marLeft w:val="0"/>
                              <w:marRight w:val="0"/>
                              <w:marTop w:val="0"/>
                              <w:marBottom w:val="0"/>
                              <w:divBdr>
                                <w:top w:val="none" w:sz="0" w:space="0" w:color="auto"/>
                                <w:left w:val="none" w:sz="0" w:space="0" w:color="auto"/>
                                <w:bottom w:val="none" w:sz="0" w:space="0" w:color="auto"/>
                                <w:right w:val="none" w:sz="0" w:space="0" w:color="auto"/>
                              </w:divBdr>
                              <w:divsChild>
                                <w:div w:id="695737088">
                                  <w:marLeft w:val="0"/>
                                  <w:marRight w:val="0"/>
                                  <w:marTop w:val="0"/>
                                  <w:marBottom w:val="0"/>
                                  <w:divBdr>
                                    <w:top w:val="none" w:sz="0" w:space="0" w:color="auto"/>
                                    <w:left w:val="none" w:sz="0" w:space="0" w:color="auto"/>
                                    <w:bottom w:val="none" w:sz="0" w:space="0" w:color="auto"/>
                                    <w:right w:val="none" w:sz="0" w:space="0" w:color="auto"/>
                                  </w:divBdr>
                                  <w:divsChild>
                                    <w:div w:id="1239749470">
                                      <w:marLeft w:val="0"/>
                                      <w:marRight w:val="0"/>
                                      <w:marTop w:val="0"/>
                                      <w:marBottom w:val="0"/>
                                      <w:divBdr>
                                        <w:top w:val="none" w:sz="0" w:space="0" w:color="auto"/>
                                        <w:left w:val="none" w:sz="0" w:space="0" w:color="auto"/>
                                        <w:bottom w:val="none" w:sz="0" w:space="0" w:color="auto"/>
                                        <w:right w:val="none" w:sz="0" w:space="0" w:color="auto"/>
                                      </w:divBdr>
                                    </w:div>
                                    <w:div w:id="2061517316">
                                      <w:marLeft w:val="0"/>
                                      <w:marRight w:val="0"/>
                                      <w:marTop w:val="0"/>
                                      <w:marBottom w:val="0"/>
                                      <w:divBdr>
                                        <w:top w:val="none" w:sz="0" w:space="0" w:color="auto"/>
                                        <w:left w:val="none" w:sz="0" w:space="0" w:color="auto"/>
                                        <w:bottom w:val="none" w:sz="0" w:space="0" w:color="auto"/>
                                        <w:right w:val="none" w:sz="0" w:space="0" w:color="auto"/>
                                      </w:divBdr>
                                    </w:div>
                                  </w:divsChild>
                                </w:div>
                                <w:div w:id="481506704">
                                  <w:marLeft w:val="0"/>
                                  <w:marRight w:val="0"/>
                                  <w:marTop w:val="0"/>
                                  <w:marBottom w:val="0"/>
                                  <w:divBdr>
                                    <w:top w:val="none" w:sz="0" w:space="0" w:color="auto"/>
                                    <w:left w:val="none" w:sz="0" w:space="0" w:color="auto"/>
                                    <w:bottom w:val="none" w:sz="0" w:space="0" w:color="auto"/>
                                    <w:right w:val="none" w:sz="0" w:space="0" w:color="auto"/>
                                  </w:divBdr>
                                  <w:divsChild>
                                    <w:div w:id="1785691879">
                                      <w:marLeft w:val="0"/>
                                      <w:marRight w:val="0"/>
                                      <w:marTop w:val="0"/>
                                      <w:marBottom w:val="0"/>
                                      <w:divBdr>
                                        <w:top w:val="none" w:sz="0" w:space="0" w:color="auto"/>
                                        <w:left w:val="none" w:sz="0" w:space="0" w:color="auto"/>
                                        <w:bottom w:val="none" w:sz="0" w:space="0" w:color="auto"/>
                                        <w:right w:val="none" w:sz="0" w:space="0" w:color="auto"/>
                                      </w:divBdr>
                                    </w:div>
                                    <w:div w:id="2125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543657">
                              <w:marLeft w:val="0"/>
                              <w:marRight w:val="0"/>
                              <w:marTop w:val="0"/>
                              <w:marBottom w:val="0"/>
                              <w:divBdr>
                                <w:top w:val="none" w:sz="0" w:space="0" w:color="auto"/>
                                <w:left w:val="none" w:sz="0" w:space="0" w:color="auto"/>
                                <w:bottom w:val="none" w:sz="0" w:space="0" w:color="auto"/>
                                <w:right w:val="none" w:sz="0" w:space="0" w:color="auto"/>
                              </w:divBdr>
                              <w:divsChild>
                                <w:div w:id="292952815">
                                  <w:marLeft w:val="0"/>
                                  <w:marRight w:val="0"/>
                                  <w:marTop w:val="0"/>
                                  <w:marBottom w:val="0"/>
                                  <w:divBdr>
                                    <w:top w:val="none" w:sz="0" w:space="0" w:color="auto"/>
                                    <w:left w:val="none" w:sz="0" w:space="0" w:color="auto"/>
                                    <w:bottom w:val="none" w:sz="0" w:space="0" w:color="auto"/>
                                    <w:right w:val="none" w:sz="0" w:space="0" w:color="auto"/>
                                  </w:divBdr>
                                </w:div>
                                <w:div w:id="1542014356">
                                  <w:marLeft w:val="0"/>
                                  <w:marRight w:val="0"/>
                                  <w:marTop w:val="0"/>
                                  <w:marBottom w:val="0"/>
                                  <w:divBdr>
                                    <w:top w:val="none" w:sz="0" w:space="0" w:color="auto"/>
                                    <w:left w:val="none" w:sz="0" w:space="0" w:color="auto"/>
                                    <w:bottom w:val="none" w:sz="0" w:space="0" w:color="auto"/>
                                    <w:right w:val="none" w:sz="0" w:space="0" w:color="auto"/>
                                  </w:divBdr>
                                </w:div>
                              </w:divsChild>
                            </w:div>
                            <w:div w:id="1372337463">
                              <w:marLeft w:val="0"/>
                              <w:marRight w:val="0"/>
                              <w:marTop w:val="0"/>
                              <w:marBottom w:val="0"/>
                              <w:divBdr>
                                <w:top w:val="none" w:sz="0" w:space="0" w:color="auto"/>
                                <w:left w:val="none" w:sz="0" w:space="0" w:color="auto"/>
                                <w:bottom w:val="none" w:sz="0" w:space="0" w:color="auto"/>
                                <w:right w:val="none" w:sz="0" w:space="0" w:color="auto"/>
                              </w:divBdr>
                              <w:divsChild>
                                <w:div w:id="1259755015">
                                  <w:marLeft w:val="0"/>
                                  <w:marRight w:val="0"/>
                                  <w:marTop w:val="0"/>
                                  <w:marBottom w:val="0"/>
                                  <w:divBdr>
                                    <w:top w:val="none" w:sz="0" w:space="0" w:color="auto"/>
                                    <w:left w:val="none" w:sz="0" w:space="0" w:color="auto"/>
                                    <w:bottom w:val="none" w:sz="0" w:space="0" w:color="auto"/>
                                    <w:right w:val="none" w:sz="0" w:space="0" w:color="auto"/>
                                  </w:divBdr>
                                </w:div>
                                <w:div w:id="21348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14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studerende.au.dk/studier/fagportaler/businessadm/eksamen/retningslinjer-for-skriftlige-opgaver-paa-hacandmerc" TargetMode="External"/><Relationship Id="rId5" Type="http://schemas.openxmlformats.org/officeDocument/2006/relationships/comments" Target="comments.xml"/><Relationship Id="rId10" Type="http://schemas.openxmlformats.org/officeDocument/2006/relationships/hyperlink" Target="mailto:jwulff@econ.au.dk" TargetMode="External"/><Relationship Id="rId4" Type="http://schemas.openxmlformats.org/officeDocument/2006/relationships/webSettings" Target="webSettings.xml"/><Relationship Id="rId9" Type="http://schemas.openxmlformats.org/officeDocument/2006/relationships/hyperlink" Target="http://au.dk/da/jwulff@econ.au.d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723</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Aarhus University</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Heidi Agerbo Christensen</dc:creator>
  <cp:lastModifiedBy>Heidi Agerbo Christensen</cp:lastModifiedBy>
  <cp:revision>5</cp:revision>
  <dcterms:created xsi:type="dcterms:W3CDTF">2026-03-02T07:23:00Z</dcterms:created>
  <dcterms:modified xsi:type="dcterms:W3CDTF">2026-03-02T07:56:00Z</dcterms:modified>
</cp:coreProperties>
</file>